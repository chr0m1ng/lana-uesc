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0987F67A" w14:textId="77777777" w:rsidR="00E3112A" w:rsidRPr="00FE2E12" w:rsidRDefault="00E3112A" w:rsidP="00A51FF5">
      <w:pPr>
        <w:widowControl w:val="0"/>
        <w:autoSpaceDE w:val="0"/>
        <w:autoSpaceDN w:val="0"/>
        <w:adjustRightInd w:val="0"/>
        <w:spacing w:line="240" w:lineRule="auto"/>
        <w:jc w:val="center"/>
        <w:rPr>
          <w:rFonts w:cs="Arial"/>
          <w:b/>
          <w:bCs/>
        </w:rPr>
      </w:pP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18EDF0B2" w:rsidR="00FD04A4" w:rsidRPr="005D5C1D" w:rsidRDefault="000C4EFB" w:rsidP="00576E43">
      <w:pPr>
        <w:jc w:val="center"/>
        <w:rPr>
          <w:rFonts w:cs="Arial"/>
        </w:rPr>
      </w:pPr>
      <w:r w:rsidRPr="005D5C1D">
        <w:rPr>
          <w:rFonts w:cs="Arial"/>
          <w:b/>
          <w:bCs/>
        </w:rPr>
        <w:t>LANA, ASSISTENTE PESSOAL</w:t>
      </w:r>
      <w:proofErr w:type="gramStart"/>
      <w:r w:rsidRPr="005D5C1D">
        <w:rPr>
          <w:rFonts w:cs="Arial"/>
          <w:b/>
          <w:bCs/>
        </w:rPr>
        <w:t>:</w:t>
      </w:r>
      <w:r w:rsidRPr="005D5C1D">
        <w:rPr>
          <w:rFonts w:cs="Arial"/>
          <w:bCs/>
        </w:rPr>
        <w:t xml:space="preserve"> </w:t>
      </w:r>
      <w:r w:rsidR="00C27567">
        <w:rPr>
          <w:rFonts w:cs="Arial"/>
          <w:bCs/>
        </w:rPr>
        <w:t>???</w:t>
      </w:r>
      <w:proofErr w:type="gramEnd"/>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Default="00576E43" w:rsidP="00576E43">
      <w:pPr>
        <w:jc w:val="center"/>
        <w:rPr>
          <w:rFonts w:cs="Arial"/>
          <w:sz w:val="28"/>
          <w:szCs w:val="28"/>
        </w:rPr>
      </w:pPr>
    </w:p>
    <w:p w14:paraId="1339D257" w14:textId="77777777" w:rsidR="00237DC9" w:rsidRPr="00FE2E12" w:rsidRDefault="00237DC9"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25A358DB" w14:textId="06949251" w:rsidR="00237DC9" w:rsidRDefault="00FD04A4" w:rsidP="00F05D0E">
      <w:pPr>
        <w:spacing w:line="240" w:lineRule="auto"/>
        <w:jc w:val="center"/>
        <w:rPr>
          <w:b/>
        </w:rPr>
      </w:pPr>
      <w:r w:rsidRPr="00E32D41">
        <w:rPr>
          <w:b/>
        </w:rPr>
        <w:t>2018</w:t>
      </w:r>
      <w:r w:rsidR="00237DC9">
        <w:rPr>
          <w:b/>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54EA8CDE" w:rsidR="00B0224B" w:rsidRPr="00B0224B" w:rsidRDefault="00B0224B" w:rsidP="00D27D0D">
      <w:pPr>
        <w:tabs>
          <w:tab w:val="left" w:pos="2832"/>
        </w:tabs>
        <w:jc w:val="center"/>
        <w:rPr>
          <w:rFonts w:cs="Arial"/>
        </w:rPr>
      </w:pPr>
      <w:r>
        <w:rPr>
          <w:rFonts w:cs="Arial"/>
          <w:b/>
        </w:rPr>
        <w:t>LANA, ASSISTENTE PESSOAL</w:t>
      </w:r>
      <w:proofErr w:type="gramStart"/>
      <w:r>
        <w:rPr>
          <w:rFonts w:cs="Arial"/>
          <w:b/>
        </w:rPr>
        <w:t>:</w:t>
      </w:r>
      <w:r>
        <w:rPr>
          <w:rFonts w:cs="Arial"/>
        </w:rPr>
        <w:t xml:space="preserve"> </w:t>
      </w:r>
      <w:r w:rsidR="005A4068">
        <w:rPr>
          <w:rFonts w:cs="Arial"/>
        </w:rPr>
        <w:t>???</w:t>
      </w:r>
      <w:proofErr w:type="gramEnd"/>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F5B837D" w:rsidR="00171783" w:rsidRDefault="00171783" w:rsidP="00171783">
      <w:pPr>
        <w:tabs>
          <w:tab w:val="left" w:pos="2832"/>
        </w:tabs>
        <w:spacing w:line="240" w:lineRule="auto"/>
        <w:ind w:left="4536"/>
        <w:rPr>
          <w:rFonts w:cs="Arial"/>
        </w:rPr>
      </w:pPr>
      <w:r>
        <w:rPr>
          <w:rFonts w:cs="Arial"/>
        </w:rPr>
        <w:t>Orientador: Prof.</w:t>
      </w:r>
      <w:r w:rsidR="00B03B0C">
        <w:rPr>
          <w:rFonts w:cs="Arial"/>
        </w:rPr>
        <w:t xml:space="preserve"> Me.</w:t>
      </w:r>
      <w:r>
        <w:rPr>
          <w:rFonts w:cs="Arial"/>
        </w:rPr>
        <w:t xml:space="preserve">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5CF121D5" w14:textId="77777777" w:rsidR="00F55425" w:rsidRDefault="00F55425" w:rsidP="00171783">
      <w:pPr>
        <w:spacing w:line="240" w:lineRule="auto"/>
        <w:jc w:val="center"/>
        <w:rPr>
          <w:rFonts w:cs="Arial"/>
        </w:rPr>
      </w:pPr>
    </w:p>
    <w:p w14:paraId="0CC16DAA" w14:textId="77777777" w:rsidR="00F55425" w:rsidRDefault="00F55425"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5D81C2BB" w14:textId="2F2D2197" w:rsidR="00171783" w:rsidRDefault="00171783" w:rsidP="00F05D0E">
      <w:pPr>
        <w:jc w:val="center"/>
        <w:rPr>
          <w:rFonts w:cs="Arial"/>
        </w:rPr>
      </w:pPr>
      <w:r w:rsidRPr="00F92960">
        <w:rPr>
          <w:b/>
        </w:rPr>
        <w:t>2018</w:t>
      </w:r>
      <w:r w:rsidR="00411F18">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1532D320" w:rsidR="005A6BF1" w:rsidRPr="00B0224B" w:rsidRDefault="005A6BF1" w:rsidP="00AC6020">
      <w:pPr>
        <w:tabs>
          <w:tab w:val="left" w:pos="2832"/>
        </w:tabs>
        <w:jc w:val="center"/>
        <w:rPr>
          <w:rFonts w:cs="Arial"/>
        </w:rPr>
      </w:pPr>
      <w:r>
        <w:rPr>
          <w:rFonts w:cs="Arial"/>
          <w:b/>
        </w:rPr>
        <w:t>LANA, ASSISTENTE PESSOAL</w:t>
      </w:r>
      <w:proofErr w:type="gramStart"/>
      <w:r>
        <w:rPr>
          <w:rFonts w:cs="Arial"/>
          <w:b/>
        </w:rPr>
        <w:t>:</w:t>
      </w:r>
      <w:r>
        <w:rPr>
          <w:rFonts w:cs="Arial"/>
        </w:rPr>
        <w:t xml:space="preserve"> </w:t>
      </w:r>
      <w:r w:rsidR="00FA6860">
        <w:rPr>
          <w:rFonts w:cs="Arial"/>
        </w:rPr>
        <w:t>???</w:t>
      </w:r>
      <w:proofErr w:type="gramEnd"/>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0100E755" w14:textId="77777777" w:rsidR="00D84C15" w:rsidRDefault="00D84C15"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5DE73F4D" w:rsidR="00A61489" w:rsidRDefault="00A61489" w:rsidP="00F82EFE">
      <w:pPr>
        <w:jc w:val="center"/>
        <w:rPr>
          <w:rFonts w:cs="Arial"/>
        </w:rPr>
      </w:pPr>
      <w:r>
        <w:rPr>
          <w:rFonts w:cs="Arial"/>
        </w:rPr>
        <w:t xml:space="preserve">Prof. </w:t>
      </w:r>
      <w:r w:rsidR="006618C7">
        <w:rPr>
          <w:rFonts w:cs="Arial"/>
        </w:rPr>
        <w:t xml:space="preserve">Me. </w:t>
      </w:r>
      <w:r>
        <w:rPr>
          <w:rFonts w:cs="Arial"/>
        </w:rPr>
        <w:t>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AB74DF2" w14:textId="77777777" w:rsidR="00D84C15" w:rsidRDefault="00D84C15"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535FAE3" w14:textId="77777777" w:rsidR="00D84C15" w:rsidRDefault="00D84C15"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026B861F" w14:textId="0E3326DB" w:rsidR="00EF7621" w:rsidRDefault="0010444D" w:rsidP="00A27DB5">
      <w:pPr>
        <w:spacing w:line="240" w:lineRule="auto"/>
        <w:ind w:left="4536"/>
        <w:rPr>
          <w:rFonts w:cs="Arial"/>
        </w:rPr>
      </w:pPr>
      <w:r>
        <w:rPr>
          <w:rFonts w:cs="Arial"/>
        </w:rPr>
        <w:t>À minha família e à minha companheira Nilana que, com muito amor e paciência, sempre me deram todo o suporte quando necessário durante toda a minha etapa de graduação.</w:t>
      </w: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48C88CA2" w14:textId="77777777" w:rsidR="00C76806" w:rsidRDefault="00C76806" w:rsidP="00A103F7">
      <w:pPr>
        <w:pStyle w:val="Paragrafo"/>
      </w:pPr>
      <w:r>
        <w:t>À Universidade Estadual de Santa Cruz, pela oportunidade de fazer o curso.</w:t>
      </w:r>
    </w:p>
    <w:p w14:paraId="50C7F20D" w14:textId="77777777" w:rsidR="00C76806" w:rsidRDefault="00C76806" w:rsidP="00A103F7">
      <w:pPr>
        <w:pStyle w:val="Paragrafo"/>
      </w:pPr>
      <w:r>
        <w:t>Ao NBCGIB, pelo ambiente criativo e amigável que me proporcionou desde o inicio do curso.</w:t>
      </w:r>
    </w:p>
    <w:p w14:paraId="219DB657" w14:textId="6AE395D5" w:rsidR="00C76806" w:rsidRDefault="00C76806" w:rsidP="00A103F7">
      <w:pPr>
        <w:pStyle w:val="Paragrafo"/>
      </w:pPr>
      <w:r>
        <w:t>Ao meu orientador Prof.</w:t>
      </w:r>
      <w:r w:rsidR="0083096A">
        <w:t xml:space="preserve"> Me.</w:t>
      </w:r>
      <w:r>
        <w:t xml:space="preserve"> Leard de Oliveira Fernandes, pelo suporte no pouco tempo que lhe coube, pelas suas correções e incentivos.</w:t>
      </w:r>
    </w:p>
    <w:p w14:paraId="3A68E45F" w14:textId="77777777" w:rsidR="00C76806" w:rsidRDefault="00C76806" w:rsidP="00A103F7">
      <w:pPr>
        <w:pStyle w:val="Paragrafo"/>
      </w:pPr>
      <w:r>
        <w:t>Ao Prof. Dr. Marcelo Ossamu Honda, pelo apoio e oportunidades dadas durante todo meu percurso na universidade e pelas orientações de iniciações cientificas.</w:t>
      </w:r>
    </w:p>
    <w:p w14:paraId="650DF643" w14:textId="106317E8" w:rsidR="00C76806" w:rsidRDefault="00C76806" w:rsidP="00A103F7">
      <w:pPr>
        <w:pStyle w:val="Paragrafo"/>
      </w:pPr>
      <w:r>
        <w:t>Aos meus pais</w:t>
      </w:r>
      <w:r w:rsidR="00A75002">
        <w:t>, Júnior e Mara,</w:t>
      </w:r>
      <w:r>
        <w:t xml:space="preserve"> e irmãos,</w:t>
      </w:r>
      <w:r w:rsidR="00A75002">
        <w:t xml:space="preserve"> Vinícius e Neto,</w:t>
      </w:r>
      <w:r>
        <w:t xml:space="preserve"> pelo amor, incentivo e apoio incondicional.</w:t>
      </w:r>
    </w:p>
    <w:p w14:paraId="63AD5BCD" w14:textId="77777777" w:rsidR="00C76806" w:rsidRDefault="00C76806" w:rsidP="00A103F7">
      <w:pPr>
        <w:pStyle w:val="Paragrafo"/>
      </w:pPr>
      <w:r>
        <w:t>Á minha companheira Nilana, pelo suporte emocional e incentivador nas horas difíceis, de desanimo e cansaço, durante toda a minha trajetória nesta universidade e pela ajuda dada na escrita e revisão deste projeto.</w:t>
      </w:r>
    </w:p>
    <w:p w14:paraId="0CA7C428" w14:textId="77777777" w:rsidR="00C76806" w:rsidRDefault="00C76806" w:rsidP="00A103F7">
      <w:pPr>
        <w:pStyle w:val="Paragrafo"/>
      </w:pPr>
      <w:r>
        <w:t>À minha cunhada Laylla, pela ajuda e apoio fornecidos para a escrita e revisão deste projeto.</w:t>
      </w:r>
    </w:p>
    <w:p w14:paraId="1B1CEF9A" w14:textId="605ABCD5" w:rsidR="00C76806" w:rsidRDefault="00C76806" w:rsidP="00A103F7">
      <w:pPr>
        <w:pStyle w:val="Paragrafo"/>
      </w:pPr>
      <w:r>
        <w:t xml:space="preserve">Aos </w:t>
      </w:r>
      <w:r w:rsidR="005D3E66">
        <w:t xml:space="preserve">integrantes </w:t>
      </w:r>
      <w:r>
        <w:t>da “</w:t>
      </w:r>
      <w:r w:rsidRPr="006855A7">
        <w:rPr>
          <w:i/>
        </w:rPr>
        <w:t>semi</w:t>
      </w:r>
      <w:r>
        <w:rPr>
          <w:i/>
        </w:rPr>
        <w:t>.</w:t>
      </w:r>
      <w:r w:rsidRPr="006855A7">
        <w:rPr>
          <w:i/>
        </w:rPr>
        <w:t>pro</w:t>
      </w:r>
      <w:r>
        <w:rPr>
          <w:i/>
        </w:rPr>
        <w:t>”</w:t>
      </w:r>
      <w:r>
        <w:t xml:space="preserve">: Adshow, Pedreca, Medina, Bida e Pugue, também aos meus amigos, em especial Alberto, Levy e </w:t>
      </w:r>
      <w:proofErr w:type="spellStart"/>
      <w:r w:rsidR="00BF7F4A">
        <w:t>Tu</w:t>
      </w:r>
      <w:r w:rsidR="00FE64A2">
        <w:t>lio</w:t>
      </w:r>
      <w:proofErr w:type="spellEnd"/>
      <w:r>
        <w:t>, por todos esses anos de apoio e companheirismo e pela ajuda no amadurecimento e testes deste projeto.</w:t>
      </w:r>
    </w:p>
    <w:p w14:paraId="40209BD8" w14:textId="77777777" w:rsidR="00C76806" w:rsidRDefault="00C76806" w:rsidP="00A103F7">
      <w:pPr>
        <w:pStyle w:val="Paragrafo"/>
      </w:pPr>
      <w:r>
        <w:t>Aos professores e funcionários pelos ensinamentos e pela convivência durante este período.</w:t>
      </w:r>
    </w:p>
    <w:p w14:paraId="6BB58756" w14:textId="3E079073" w:rsidR="001F5908" w:rsidRDefault="00C76806" w:rsidP="00A103F7">
      <w:pPr>
        <w:pStyle w:val="Paragrafo"/>
        <w:rPr>
          <w:rFonts w:cs="Arial"/>
        </w:rPr>
      </w:pPr>
      <w:r>
        <w:t>A todos que direta ou indiretamente fizeram parte da minha formação, o meu muito obrigado.</w:t>
      </w: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7D51D8B" w14:textId="14B33009" w:rsidR="00B3011C" w:rsidRDefault="00133929" w:rsidP="00B71115">
      <w:pPr>
        <w:tabs>
          <w:tab w:val="left" w:pos="6672"/>
        </w:tabs>
        <w:spacing w:line="240" w:lineRule="auto"/>
        <w:ind w:left="4536"/>
        <w:rPr>
          <w:rFonts w:cs="Arial"/>
        </w:rPr>
      </w:pPr>
      <w:r>
        <w:rPr>
          <w:rFonts w:cs="Arial"/>
        </w:rPr>
        <w:t>“</w:t>
      </w:r>
      <w:proofErr w:type="spellStart"/>
      <w:r>
        <w:rPr>
          <w:rFonts w:cs="Arial"/>
        </w:rPr>
        <w:t>Stay</w:t>
      </w:r>
      <w:proofErr w:type="spellEnd"/>
      <w:r>
        <w:rPr>
          <w:rFonts w:cs="Arial"/>
        </w:rPr>
        <w:t xml:space="preserve"> </w:t>
      </w:r>
      <w:proofErr w:type="spellStart"/>
      <w:r>
        <w:rPr>
          <w:rFonts w:cs="Arial"/>
        </w:rPr>
        <w:t>hungry</w:t>
      </w:r>
      <w:proofErr w:type="spellEnd"/>
      <w:r>
        <w:rPr>
          <w:rFonts w:cs="Arial"/>
        </w:rPr>
        <w:t xml:space="preserve">, </w:t>
      </w:r>
      <w:proofErr w:type="spellStart"/>
      <w:r w:rsidR="00B3011C">
        <w:rPr>
          <w:rFonts w:cs="Arial"/>
        </w:rPr>
        <w:t>stay</w:t>
      </w:r>
      <w:proofErr w:type="spellEnd"/>
      <w:r w:rsidR="00B3011C">
        <w:rPr>
          <w:rFonts w:cs="Arial"/>
        </w:rPr>
        <w:t xml:space="preserve"> </w:t>
      </w:r>
      <w:proofErr w:type="spellStart"/>
      <w:proofErr w:type="gramStart"/>
      <w:r w:rsidR="00B3011C">
        <w:rPr>
          <w:rFonts w:cs="Arial"/>
        </w:rPr>
        <w:t>foolish</w:t>
      </w:r>
      <w:proofErr w:type="spellEnd"/>
      <w:ins w:id="0" w:author="Usuário do Microsoft Office" w:date="2018-11-23T15:57:00Z">
        <w:r w:rsidR="005C45C3">
          <w:rPr>
            <w:rFonts w:cs="Arial"/>
          </w:rPr>
          <w:t>.</w:t>
        </w:r>
      </w:ins>
      <w:r>
        <w:rPr>
          <w:rFonts w:cs="Arial"/>
        </w:rPr>
        <w:t>”</w:t>
      </w:r>
      <w:proofErr w:type="gramEnd"/>
    </w:p>
    <w:p w14:paraId="3ABD2447" w14:textId="0D8A5681" w:rsidR="001F5908" w:rsidRDefault="00B3011C" w:rsidP="003930A9">
      <w:pPr>
        <w:tabs>
          <w:tab w:val="left" w:pos="6672"/>
        </w:tabs>
        <w:spacing w:line="240" w:lineRule="auto"/>
        <w:ind w:left="4536"/>
        <w:jc w:val="right"/>
        <w:rPr>
          <w:rFonts w:cs="Arial"/>
        </w:rPr>
      </w:pPr>
      <w:r>
        <w:rPr>
          <w:rFonts w:cs="Arial"/>
        </w:rPr>
        <w:t>(</w:t>
      </w:r>
      <w:r w:rsidR="00CA4D55">
        <w:rPr>
          <w:rFonts w:cs="Arial"/>
        </w:rPr>
        <w:t>Steve Jobs</w:t>
      </w:r>
      <w:r>
        <w:rPr>
          <w:rFonts w:cs="Arial"/>
        </w:rPr>
        <w:t>)</w:t>
      </w:r>
    </w:p>
    <w:p w14:paraId="05259E39" w14:textId="77777777" w:rsidR="001F5908" w:rsidRDefault="001F5908" w:rsidP="00B71115">
      <w:pPr>
        <w:tabs>
          <w:tab w:val="left" w:pos="6672"/>
        </w:tabs>
        <w:spacing w:line="240" w:lineRule="auto"/>
        <w:ind w:left="4536"/>
        <w:rPr>
          <w:rFonts w:cs="Arial"/>
        </w:rPr>
      </w:pPr>
    </w:p>
    <w:p w14:paraId="0F33AFCD" w14:textId="77777777" w:rsidR="001F5908" w:rsidRDefault="001F5908" w:rsidP="00B71115">
      <w:pPr>
        <w:tabs>
          <w:tab w:val="left" w:pos="6672"/>
        </w:tabs>
        <w:spacing w:line="240" w:lineRule="auto"/>
        <w:ind w:left="4536"/>
        <w:rPr>
          <w:rFonts w:cs="Arial"/>
        </w:rPr>
      </w:pPr>
    </w:p>
    <w:p w14:paraId="4CEBFCB3" w14:textId="77777777" w:rsidR="001F5908" w:rsidRDefault="001F5908" w:rsidP="00B71115">
      <w:pPr>
        <w:tabs>
          <w:tab w:val="left" w:pos="6672"/>
        </w:tabs>
        <w:spacing w:line="240" w:lineRule="auto"/>
        <w:ind w:left="4536"/>
        <w:rPr>
          <w:rFonts w:cs="Arial"/>
        </w:rPr>
      </w:pPr>
    </w:p>
    <w:p w14:paraId="144A45D5" w14:textId="77777777" w:rsidR="001F5908" w:rsidRDefault="001F5908" w:rsidP="00B71115">
      <w:pPr>
        <w:tabs>
          <w:tab w:val="left" w:pos="6672"/>
        </w:tabs>
        <w:spacing w:line="240" w:lineRule="auto"/>
        <w:ind w:left="4536"/>
        <w:rPr>
          <w:rFonts w:cs="Arial"/>
        </w:rPr>
      </w:pPr>
    </w:p>
    <w:p w14:paraId="0065B7F3" w14:textId="77777777" w:rsidR="001F5908" w:rsidRDefault="001F5908" w:rsidP="00B71115">
      <w:pPr>
        <w:tabs>
          <w:tab w:val="left" w:pos="6672"/>
        </w:tabs>
        <w:spacing w:line="240" w:lineRule="auto"/>
        <w:ind w:left="4536"/>
        <w:rPr>
          <w:rFonts w:cs="Arial"/>
        </w:rPr>
      </w:pPr>
    </w:p>
    <w:p w14:paraId="50523362" w14:textId="7C8A28B7" w:rsidR="001F5908" w:rsidRDefault="00411F18" w:rsidP="00411F18">
      <w:pPr>
        <w:spacing w:line="240" w:lineRule="auto"/>
        <w:jc w:val="left"/>
        <w:rPr>
          <w:rFonts w:cs="Arial"/>
        </w:rPr>
      </w:pPr>
      <w:r>
        <w:rPr>
          <w:rFonts w:cs="Arial"/>
        </w:rPr>
        <w:br w:type="page"/>
      </w:r>
    </w:p>
    <w:p w14:paraId="7E0DB65E" w14:textId="52F4CC48" w:rsidR="0082082E" w:rsidRPr="007C57A9" w:rsidRDefault="00151F9C" w:rsidP="0009508D">
      <w:pPr>
        <w:jc w:val="center"/>
        <w:rPr>
          <w:rFonts w:cs="Arial"/>
          <w:b/>
          <w:bCs/>
        </w:rPr>
      </w:pPr>
      <w:r w:rsidRPr="00151F9C">
        <w:rPr>
          <w:rFonts w:cs="Arial"/>
          <w:b/>
          <w:bCs/>
        </w:rPr>
        <w:lastRenderedPageBreak/>
        <w:t>LANA, ASSISTENTE PESSOAL</w:t>
      </w:r>
      <w:proofErr w:type="gramStart"/>
      <w:r w:rsidRPr="00151F9C">
        <w:rPr>
          <w:rFonts w:cs="Arial"/>
          <w:b/>
          <w:bCs/>
        </w:rPr>
        <w:t xml:space="preserve">: </w:t>
      </w:r>
      <w:r w:rsidR="00A252CF">
        <w:rPr>
          <w:rFonts w:cs="Arial"/>
          <w:bCs/>
        </w:rPr>
        <w:t>???</w:t>
      </w:r>
      <w:proofErr w:type="gramEnd"/>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58B09F20" w:rsidR="0082082E" w:rsidRDefault="006D4C93" w:rsidP="00A103F7">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w:t>
      </w:r>
      <w:r w:rsidR="00081520">
        <w:t>um serviço de entendimento de linguagem natural</w:t>
      </w:r>
      <w:r>
        <w:t xml:space="preserve">, </w:t>
      </w:r>
      <w:r w:rsidR="00081520">
        <w:t>uma</w:t>
      </w:r>
      <w:r>
        <w:t xml:space="preserve"> solução </w:t>
      </w:r>
      <w:r w:rsidRPr="006D32D6">
        <w:rPr>
          <w:bCs/>
          <w:i/>
          <w:iCs/>
        </w:rPr>
        <w:t>backend</w:t>
      </w:r>
      <w:r>
        <w:rPr>
          <w:i/>
          <w:iCs/>
        </w:rPr>
        <w:t xml:space="preserve"> </w:t>
      </w:r>
      <w:r>
        <w:t xml:space="preserve">como serviço, </w:t>
      </w:r>
      <w:r w:rsidR="00081520">
        <w:t>um</w:t>
      </w:r>
      <w:r>
        <w:t xml:space="preserve"> </w:t>
      </w:r>
      <w:r>
        <w:rPr>
          <w:i/>
          <w:iCs/>
        </w:rPr>
        <w:t>framework</w:t>
      </w:r>
      <w:r>
        <w:t xml:space="preserve"> para a técnica de </w:t>
      </w:r>
      <w:r>
        <w:rPr>
          <w:i/>
          <w:iCs/>
        </w:rPr>
        <w:t>web scraping</w:t>
      </w:r>
      <w:r>
        <w:t>, serviços de hospedagem e as linguagens de programação JavaScript e Python.</w:t>
      </w:r>
    </w:p>
    <w:p w14:paraId="57E7680E" w14:textId="77777777" w:rsidR="006D4C93" w:rsidRPr="00FE2E12" w:rsidRDefault="006D4C93" w:rsidP="00A103F7">
      <w:pPr>
        <w:pStyle w:val="Resumo"/>
      </w:pPr>
    </w:p>
    <w:p w14:paraId="13A2790B" w14:textId="4AA5E04E" w:rsidR="0082082E" w:rsidRPr="005F53B9" w:rsidRDefault="0082082E" w:rsidP="00A63670">
      <w:pPr>
        <w:spacing w:line="240" w:lineRule="auto"/>
        <w:rPr>
          <w:rFonts w:cs="Arial"/>
          <w:lang w:val="en-US"/>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xml:space="preserve">. IBM Watson. </w:t>
      </w:r>
      <w:proofErr w:type="spellStart"/>
      <w:r w:rsidR="009A7ADB" w:rsidRPr="005F53B9">
        <w:rPr>
          <w:rFonts w:cs="Arial"/>
          <w:iCs/>
          <w:lang w:val="en-US"/>
        </w:rPr>
        <w:t>Sistemas</w:t>
      </w:r>
      <w:proofErr w:type="spellEnd"/>
      <w:r w:rsidR="009A7ADB" w:rsidRPr="005F53B9">
        <w:rPr>
          <w:rFonts w:cs="Arial"/>
          <w:iCs/>
          <w:lang w:val="en-US"/>
        </w:rPr>
        <w:t xml:space="preserve"> </w:t>
      </w:r>
      <w:proofErr w:type="spellStart"/>
      <w:r w:rsidR="009A7ADB" w:rsidRPr="005F53B9">
        <w:rPr>
          <w:rFonts w:cs="Arial"/>
          <w:iCs/>
          <w:lang w:val="en-US"/>
        </w:rPr>
        <w:t>Distribuídos</w:t>
      </w:r>
      <w:proofErr w:type="spellEnd"/>
      <w:r w:rsidR="009A7ADB" w:rsidRPr="005F53B9">
        <w:rPr>
          <w:rFonts w:cs="Arial"/>
          <w:iCs/>
          <w:lang w:val="en-US"/>
        </w:rPr>
        <w:t>.</w:t>
      </w:r>
      <w:r w:rsidRPr="005F53B9">
        <w:rPr>
          <w:rFonts w:cs="Arial"/>
          <w:iCs/>
          <w:lang w:val="en-US"/>
        </w:rPr>
        <w:t xml:space="preserve"> Web Scraping.</w:t>
      </w:r>
    </w:p>
    <w:p w14:paraId="16AD5B50" w14:textId="518300AD" w:rsidR="00FD04A4" w:rsidRPr="005F53B9" w:rsidRDefault="00FD04A4">
      <w:pPr>
        <w:spacing w:line="240" w:lineRule="auto"/>
        <w:jc w:val="left"/>
        <w:rPr>
          <w:rFonts w:cs="Arial"/>
          <w:lang w:val="en-US"/>
        </w:rPr>
      </w:pPr>
    </w:p>
    <w:p w14:paraId="5B0A5A02" w14:textId="77777777" w:rsidR="0082082E" w:rsidRPr="005F53B9" w:rsidRDefault="0082082E">
      <w:pPr>
        <w:spacing w:line="240" w:lineRule="auto"/>
        <w:jc w:val="left"/>
        <w:rPr>
          <w:rFonts w:cs="Arial"/>
          <w:lang w:val="en-US"/>
        </w:rPr>
      </w:pPr>
    </w:p>
    <w:p w14:paraId="372BF5B7" w14:textId="77777777" w:rsidR="0082082E" w:rsidRPr="005F53B9" w:rsidRDefault="0082082E">
      <w:pPr>
        <w:spacing w:line="240" w:lineRule="auto"/>
        <w:jc w:val="left"/>
        <w:rPr>
          <w:rFonts w:cs="Arial"/>
          <w:lang w:val="en-US"/>
        </w:rPr>
      </w:pPr>
    </w:p>
    <w:p w14:paraId="2C7E320B" w14:textId="77777777" w:rsidR="0082082E" w:rsidRPr="005F53B9" w:rsidRDefault="0082082E">
      <w:pPr>
        <w:spacing w:line="240" w:lineRule="auto"/>
        <w:jc w:val="left"/>
        <w:rPr>
          <w:rFonts w:cs="Arial"/>
          <w:lang w:val="en-US"/>
        </w:rPr>
      </w:pPr>
    </w:p>
    <w:p w14:paraId="00528B32" w14:textId="77777777" w:rsidR="0082082E" w:rsidRPr="005F53B9" w:rsidRDefault="0082082E">
      <w:pPr>
        <w:spacing w:line="240" w:lineRule="auto"/>
        <w:jc w:val="left"/>
        <w:rPr>
          <w:rFonts w:cs="Arial"/>
          <w:lang w:val="en-US"/>
        </w:rPr>
      </w:pPr>
    </w:p>
    <w:p w14:paraId="79B29D4E" w14:textId="77777777" w:rsidR="0082082E" w:rsidRPr="005F53B9" w:rsidRDefault="0082082E">
      <w:pPr>
        <w:spacing w:line="240" w:lineRule="auto"/>
        <w:jc w:val="left"/>
        <w:rPr>
          <w:rFonts w:cs="Arial"/>
          <w:lang w:val="en-US"/>
        </w:rPr>
      </w:pPr>
    </w:p>
    <w:p w14:paraId="5449B69E" w14:textId="77777777" w:rsidR="0082082E" w:rsidRPr="005F53B9" w:rsidRDefault="0082082E">
      <w:pPr>
        <w:spacing w:line="240" w:lineRule="auto"/>
        <w:jc w:val="left"/>
        <w:rPr>
          <w:rFonts w:cs="Arial"/>
          <w:lang w:val="en-US"/>
        </w:rPr>
      </w:pPr>
    </w:p>
    <w:p w14:paraId="2AEFA83C" w14:textId="77777777" w:rsidR="0082082E" w:rsidRPr="005F53B9" w:rsidRDefault="0082082E">
      <w:pPr>
        <w:spacing w:line="240" w:lineRule="auto"/>
        <w:jc w:val="left"/>
        <w:rPr>
          <w:rFonts w:cs="Arial"/>
          <w:lang w:val="en-US"/>
        </w:rPr>
      </w:pPr>
    </w:p>
    <w:p w14:paraId="4715E1A9" w14:textId="77777777" w:rsidR="0082082E" w:rsidRPr="005F53B9" w:rsidRDefault="0082082E">
      <w:pPr>
        <w:spacing w:line="240" w:lineRule="auto"/>
        <w:jc w:val="left"/>
        <w:rPr>
          <w:rFonts w:cs="Arial"/>
          <w:lang w:val="en-US"/>
        </w:rPr>
      </w:pPr>
    </w:p>
    <w:p w14:paraId="2D7EDE65" w14:textId="77777777" w:rsidR="0082082E" w:rsidRPr="005F53B9" w:rsidRDefault="0082082E">
      <w:pPr>
        <w:spacing w:line="240" w:lineRule="auto"/>
        <w:jc w:val="left"/>
        <w:rPr>
          <w:rFonts w:cs="Arial"/>
          <w:lang w:val="en-US"/>
        </w:rPr>
      </w:pPr>
    </w:p>
    <w:p w14:paraId="7726A5E6" w14:textId="77777777" w:rsidR="0082082E" w:rsidRPr="005F53B9" w:rsidRDefault="0082082E">
      <w:pPr>
        <w:spacing w:line="240" w:lineRule="auto"/>
        <w:jc w:val="left"/>
        <w:rPr>
          <w:rFonts w:cs="Arial"/>
          <w:lang w:val="en-US"/>
        </w:rPr>
      </w:pPr>
    </w:p>
    <w:p w14:paraId="20B76743" w14:textId="77777777" w:rsidR="0082082E" w:rsidRPr="005F53B9" w:rsidRDefault="0082082E">
      <w:pPr>
        <w:spacing w:line="240" w:lineRule="auto"/>
        <w:jc w:val="left"/>
        <w:rPr>
          <w:rFonts w:cs="Arial"/>
          <w:lang w:val="en-US"/>
        </w:rPr>
      </w:pPr>
    </w:p>
    <w:p w14:paraId="37012ED0" w14:textId="77777777" w:rsidR="0082082E" w:rsidRPr="005F53B9" w:rsidRDefault="0082082E">
      <w:pPr>
        <w:spacing w:line="240" w:lineRule="auto"/>
        <w:jc w:val="left"/>
        <w:rPr>
          <w:rFonts w:cs="Arial"/>
          <w:lang w:val="en-US"/>
        </w:rPr>
      </w:pPr>
    </w:p>
    <w:p w14:paraId="6078EEBD" w14:textId="77777777" w:rsidR="003124F4" w:rsidRPr="005F53B9" w:rsidRDefault="003124F4">
      <w:pPr>
        <w:spacing w:line="240" w:lineRule="auto"/>
        <w:jc w:val="left"/>
        <w:rPr>
          <w:rFonts w:cs="Arial"/>
          <w:lang w:val="en-US"/>
        </w:rPr>
      </w:pPr>
    </w:p>
    <w:p w14:paraId="1A6BA43A" w14:textId="77777777" w:rsidR="003124F4" w:rsidRPr="005F53B9" w:rsidRDefault="003124F4">
      <w:pPr>
        <w:spacing w:line="240" w:lineRule="auto"/>
        <w:jc w:val="left"/>
        <w:rPr>
          <w:rFonts w:cs="Arial"/>
          <w:lang w:val="en-US"/>
        </w:rPr>
      </w:pPr>
    </w:p>
    <w:p w14:paraId="2E87F733" w14:textId="77777777" w:rsidR="003124F4" w:rsidRPr="005F53B9" w:rsidRDefault="003124F4">
      <w:pPr>
        <w:spacing w:line="240" w:lineRule="auto"/>
        <w:jc w:val="left"/>
        <w:rPr>
          <w:rFonts w:cs="Arial"/>
          <w:lang w:val="en-US"/>
        </w:rPr>
      </w:pPr>
    </w:p>
    <w:p w14:paraId="312326DC" w14:textId="77777777" w:rsidR="003124F4" w:rsidRPr="005F53B9" w:rsidRDefault="003124F4">
      <w:pPr>
        <w:spacing w:line="240" w:lineRule="auto"/>
        <w:jc w:val="left"/>
        <w:rPr>
          <w:rFonts w:cs="Arial"/>
          <w:lang w:val="en-US"/>
        </w:rPr>
      </w:pPr>
    </w:p>
    <w:p w14:paraId="2C969CC4" w14:textId="77777777" w:rsidR="003124F4" w:rsidRPr="005F53B9" w:rsidRDefault="003124F4">
      <w:pPr>
        <w:spacing w:line="240" w:lineRule="auto"/>
        <w:jc w:val="left"/>
        <w:rPr>
          <w:rFonts w:cs="Arial"/>
          <w:lang w:val="en-US"/>
        </w:rPr>
      </w:pPr>
    </w:p>
    <w:p w14:paraId="2908D2B0" w14:textId="77777777" w:rsidR="003124F4" w:rsidRPr="005F53B9" w:rsidRDefault="003124F4">
      <w:pPr>
        <w:spacing w:line="240" w:lineRule="auto"/>
        <w:jc w:val="left"/>
        <w:rPr>
          <w:rFonts w:cs="Arial"/>
          <w:lang w:val="en-US"/>
        </w:rPr>
      </w:pPr>
    </w:p>
    <w:p w14:paraId="7D33A084" w14:textId="77777777" w:rsidR="004D2415" w:rsidRPr="005F53B9" w:rsidRDefault="004D2415">
      <w:pPr>
        <w:spacing w:line="240" w:lineRule="auto"/>
        <w:jc w:val="left"/>
        <w:rPr>
          <w:rFonts w:cs="Arial"/>
          <w:lang w:val="en-US"/>
        </w:rPr>
      </w:pPr>
    </w:p>
    <w:p w14:paraId="436DA140" w14:textId="77777777" w:rsidR="0082082E" w:rsidRPr="005F53B9" w:rsidRDefault="0082082E">
      <w:pPr>
        <w:spacing w:line="240" w:lineRule="auto"/>
        <w:jc w:val="left"/>
        <w:rPr>
          <w:rFonts w:cs="Arial"/>
          <w:lang w:val="en-US"/>
        </w:rPr>
      </w:pPr>
    </w:p>
    <w:p w14:paraId="5FCFFD39" w14:textId="77777777" w:rsidR="0082082E" w:rsidRPr="005F53B9" w:rsidRDefault="0082082E">
      <w:pPr>
        <w:spacing w:line="240" w:lineRule="auto"/>
        <w:jc w:val="left"/>
        <w:rPr>
          <w:rFonts w:cs="Arial"/>
          <w:lang w:val="en-US"/>
        </w:rPr>
      </w:pPr>
    </w:p>
    <w:p w14:paraId="3D5EB078" w14:textId="74A4C5F4" w:rsidR="00435EE2" w:rsidRPr="005F53B9" w:rsidRDefault="00D47D89">
      <w:pPr>
        <w:spacing w:line="240" w:lineRule="auto"/>
        <w:jc w:val="left"/>
        <w:rPr>
          <w:rFonts w:cs="Arial"/>
          <w:lang w:val="en-US"/>
        </w:rPr>
      </w:pPr>
      <w:r w:rsidRPr="005F53B9">
        <w:rPr>
          <w:rFonts w:cs="Arial"/>
          <w:lang w:val="en-US"/>
        </w:rPr>
        <w:br w:type="page"/>
      </w:r>
    </w:p>
    <w:p w14:paraId="1250B17A" w14:textId="68A0478B" w:rsidR="00C94D06" w:rsidRPr="005F53B9" w:rsidRDefault="00C94D06" w:rsidP="00C74D0C">
      <w:pPr>
        <w:jc w:val="center"/>
        <w:rPr>
          <w:lang w:val="en-US"/>
        </w:rPr>
      </w:pPr>
      <w:r w:rsidRPr="005F53B9">
        <w:rPr>
          <w:b/>
          <w:lang w:val="en-US"/>
        </w:rPr>
        <w:lastRenderedPageBreak/>
        <w:t>LANA, PERSONAL ASSISTANT</w:t>
      </w:r>
      <w:proofErr w:type="gramStart"/>
      <w:r w:rsidRPr="005F53B9">
        <w:rPr>
          <w:b/>
          <w:lang w:val="en-US"/>
        </w:rPr>
        <w:t>:</w:t>
      </w:r>
      <w:r w:rsidR="00321C6E" w:rsidRPr="005F53B9">
        <w:rPr>
          <w:b/>
          <w:lang w:val="en-US"/>
        </w:rPr>
        <w:t xml:space="preserve"> </w:t>
      </w:r>
      <w:r w:rsidR="00E83584">
        <w:rPr>
          <w:lang w:val="en-US"/>
        </w:rPr>
        <w:t>???</w:t>
      </w:r>
      <w:proofErr w:type="gramEnd"/>
    </w:p>
    <w:p w14:paraId="73C3392E" w14:textId="77777777" w:rsidR="00321C6E" w:rsidRPr="005F53B9" w:rsidRDefault="00321C6E" w:rsidP="00C94D06">
      <w:pPr>
        <w:rPr>
          <w:lang w:val="en-US"/>
        </w:rPr>
      </w:pPr>
    </w:p>
    <w:p w14:paraId="3C2FDCDF" w14:textId="13392B62" w:rsidR="001137B0" w:rsidRPr="005F53B9" w:rsidRDefault="001137B0" w:rsidP="001137B0">
      <w:pPr>
        <w:jc w:val="center"/>
        <w:rPr>
          <w:lang w:val="en-US"/>
        </w:rPr>
      </w:pPr>
      <w:r w:rsidRPr="005F53B9">
        <w:rPr>
          <w:b/>
          <w:lang w:val="en-US"/>
        </w:rPr>
        <w:t>ABSTRACT</w:t>
      </w:r>
    </w:p>
    <w:p w14:paraId="13421650" w14:textId="77777777" w:rsidR="001137B0" w:rsidRPr="005F53B9" w:rsidRDefault="001137B0" w:rsidP="001137B0">
      <w:pPr>
        <w:jc w:val="center"/>
        <w:rPr>
          <w:lang w:val="en-US"/>
        </w:rPr>
      </w:pPr>
    </w:p>
    <w:p w14:paraId="4E277B7F" w14:textId="49C350AC" w:rsidR="00FD553A" w:rsidRPr="005F53B9" w:rsidRDefault="00E02106" w:rsidP="00A103F7">
      <w:pPr>
        <w:pStyle w:val="Resumo"/>
      </w:pPr>
      <w:r w:rsidRPr="005F53B9">
        <w:t xml:space="preserve">With </w:t>
      </w:r>
      <w:proofErr w:type="spellStart"/>
      <w:r w:rsidRPr="005F53B9">
        <w:t>the</w:t>
      </w:r>
      <w:proofErr w:type="spellEnd"/>
      <w:r w:rsidRPr="005F53B9">
        <w:t xml:space="preserve"> spread </w:t>
      </w:r>
      <w:proofErr w:type="spellStart"/>
      <w:r w:rsidRPr="005F53B9">
        <w:t>of</w:t>
      </w:r>
      <w:proofErr w:type="spellEnd"/>
      <w:r w:rsidRPr="005F53B9">
        <w:t xml:space="preserve"> </w:t>
      </w:r>
      <w:proofErr w:type="spellStart"/>
      <w:r w:rsidRPr="005F53B9">
        <w:t>personal</w:t>
      </w:r>
      <w:proofErr w:type="spellEnd"/>
      <w:r w:rsidRPr="005F53B9">
        <w:t xml:space="preserve"> </w:t>
      </w:r>
      <w:proofErr w:type="spellStart"/>
      <w:r w:rsidRPr="005F53B9">
        <w:t>computers</w:t>
      </w:r>
      <w:proofErr w:type="spellEnd"/>
      <w:r w:rsidRPr="005F53B9">
        <w:t xml:space="preserve"> and mobile </w:t>
      </w:r>
      <w:proofErr w:type="spellStart"/>
      <w:r w:rsidRPr="005F53B9">
        <w:t>devices</w:t>
      </w:r>
      <w:proofErr w:type="spellEnd"/>
      <w:r w:rsidRPr="005F53B9">
        <w:t xml:space="preserve"> </w:t>
      </w:r>
      <w:proofErr w:type="spellStart"/>
      <w:r w:rsidRPr="005F53B9">
        <w:t>connected</w:t>
      </w:r>
      <w:proofErr w:type="spellEnd"/>
      <w:r w:rsidRPr="005F53B9">
        <w:t xml:space="preserve"> to </w:t>
      </w:r>
      <w:proofErr w:type="spellStart"/>
      <w:r w:rsidRPr="005F53B9">
        <w:t>the</w:t>
      </w:r>
      <w:proofErr w:type="spellEnd"/>
      <w:r w:rsidRPr="005F53B9">
        <w:t xml:space="preserve"> internet, </w:t>
      </w:r>
      <w:proofErr w:type="spellStart"/>
      <w:r w:rsidRPr="005F53B9">
        <w:t>along</w:t>
      </w:r>
      <w:proofErr w:type="spellEnd"/>
      <w:r w:rsidRPr="005F53B9">
        <w:t xml:space="preserve"> with </w:t>
      </w:r>
      <w:proofErr w:type="spellStart"/>
      <w:r w:rsidRPr="005F53B9">
        <w:t>the</w:t>
      </w:r>
      <w:proofErr w:type="spellEnd"/>
      <w:r w:rsidRPr="005F53B9">
        <w:t xml:space="preserve"> </w:t>
      </w:r>
      <w:proofErr w:type="spellStart"/>
      <w:r w:rsidRPr="005F53B9">
        <w:t>advancement</w:t>
      </w:r>
      <w:proofErr w:type="spellEnd"/>
      <w:r w:rsidRPr="005F53B9">
        <w:t xml:space="preserve"> </w:t>
      </w:r>
      <w:proofErr w:type="spellStart"/>
      <w:r w:rsidRPr="005F53B9">
        <w:t>of</w:t>
      </w:r>
      <w:proofErr w:type="spellEnd"/>
      <w:r w:rsidRPr="005F53B9">
        <w:t xml:space="preserve"> </w:t>
      </w:r>
      <w:proofErr w:type="spellStart"/>
      <w:r w:rsidRPr="005F53B9">
        <w:t>cognitive</w:t>
      </w:r>
      <w:proofErr w:type="spellEnd"/>
      <w:r w:rsidRPr="005F53B9">
        <w:t xml:space="preserve"> </w:t>
      </w:r>
      <w:proofErr w:type="spellStart"/>
      <w:r w:rsidRPr="005F53B9">
        <w:t>technology</w:t>
      </w:r>
      <w:proofErr w:type="spellEnd"/>
      <w:r w:rsidRPr="005F53B9">
        <w:t xml:space="preserve"> in </w:t>
      </w:r>
      <w:proofErr w:type="spellStart"/>
      <w:r w:rsidRPr="005F53B9">
        <w:t>the</w:t>
      </w:r>
      <w:proofErr w:type="spellEnd"/>
      <w:r w:rsidRPr="005F53B9">
        <w:t xml:space="preserve"> </w:t>
      </w:r>
      <w:proofErr w:type="spellStart"/>
      <w:r w:rsidRPr="005F53B9">
        <w:t>area</w:t>
      </w:r>
      <w:proofErr w:type="spellEnd"/>
      <w:r w:rsidRPr="005F53B9">
        <w:t xml:space="preserve"> </w:t>
      </w:r>
      <w:proofErr w:type="spellStart"/>
      <w:r w:rsidRPr="005F53B9">
        <w:t>of</w:t>
      </w:r>
      <w:proofErr w:type="spellEnd"/>
      <w:r w:rsidRPr="005F53B9">
        <w:t xml:space="preserve"> ​​natural </w:t>
      </w:r>
      <w:proofErr w:type="spellStart"/>
      <w:r w:rsidRPr="005F53B9">
        <w:t>language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softwares </w:t>
      </w:r>
      <w:proofErr w:type="spellStart"/>
      <w:r w:rsidRPr="005F53B9">
        <w:t>has</w:t>
      </w:r>
      <w:proofErr w:type="spellEnd"/>
      <w:r w:rsidRPr="005F53B9">
        <w:t xml:space="preserve"> </w:t>
      </w:r>
      <w:proofErr w:type="spellStart"/>
      <w:r w:rsidRPr="005F53B9">
        <w:t>emerged</w:t>
      </w:r>
      <w:proofErr w:type="spellEnd"/>
      <w:r w:rsidRPr="005F53B9">
        <w:t xml:space="preserve"> for a </w:t>
      </w:r>
      <w:proofErr w:type="spellStart"/>
      <w:r w:rsidRPr="005F53B9">
        <w:t>variety</w:t>
      </w:r>
      <w:proofErr w:type="spellEnd"/>
      <w:r w:rsidRPr="005F53B9">
        <w:t xml:space="preserve"> </w:t>
      </w:r>
      <w:proofErr w:type="spellStart"/>
      <w:r w:rsidRPr="005F53B9">
        <w:t>of</w:t>
      </w:r>
      <w:proofErr w:type="spellEnd"/>
      <w:r w:rsidRPr="005F53B9">
        <w:t xml:space="preserve"> </w:t>
      </w:r>
      <w:proofErr w:type="spellStart"/>
      <w:r w:rsidRPr="005F53B9">
        <w:t>purposes</w:t>
      </w:r>
      <w:proofErr w:type="spellEnd"/>
      <w:r w:rsidRPr="005F53B9">
        <w:t xml:space="preserve">. </w:t>
      </w:r>
      <w:proofErr w:type="spellStart"/>
      <w:r w:rsidRPr="005F53B9">
        <w:t>The</w:t>
      </w:r>
      <w:proofErr w:type="spellEnd"/>
      <w:r w:rsidRPr="005F53B9">
        <w:t xml:space="preserve"> </w:t>
      </w:r>
      <w:proofErr w:type="spellStart"/>
      <w:r w:rsidRPr="005F53B9">
        <w:t>interaction</w:t>
      </w:r>
      <w:proofErr w:type="spellEnd"/>
      <w:r w:rsidRPr="005F53B9">
        <w:t xml:space="preserve"> </w:t>
      </w:r>
      <w:proofErr w:type="spellStart"/>
      <w:r w:rsidRPr="005F53B9">
        <w:t>between</w:t>
      </w:r>
      <w:proofErr w:type="spellEnd"/>
      <w:r w:rsidRPr="005F53B9">
        <w:t xml:space="preserve"> </w:t>
      </w:r>
      <w:proofErr w:type="spellStart"/>
      <w:r w:rsidRPr="005F53B9">
        <w:t>the</w:t>
      </w:r>
      <w:proofErr w:type="spellEnd"/>
      <w:r w:rsidRPr="005F53B9">
        <w:t xml:space="preserve"> user and a </w:t>
      </w:r>
      <w:proofErr w:type="spellStart"/>
      <w:r w:rsidRPr="005F53B9">
        <w:t>personal</w:t>
      </w:r>
      <w:proofErr w:type="spellEnd"/>
      <w:r w:rsidRPr="005F53B9">
        <w:t xml:space="preserve"> </w:t>
      </w:r>
      <w:proofErr w:type="spellStart"/>
      <w:r w:rsidRPr="005F53B9">
        <w:t>assistant</w:t>
      </w:r>
      <w:proofErr w:type="spellEnd"/>
      <w:r w:rsidRPr="005F53B9">
        <w:t xml:space="preserve"> </w:t>
      </w:r>
      <w:proofErr w:type="spellStart"/>
      <w:r w:rsidRPr="005F53B9">
        <w:t>usually</w:t>
      </w:r>
      <w:proofErr w:type="spellEnd"/>
      <w:r w:rsidRPr="005F53B9">
        <w:t xml:space="preserve"> </w:t>
      </w:r>
      <w:proofErr w:type="spellStart"/>
      <w:r w:rsidRPr="005F53B9">
        <w:t>occurs</w:t>
      </w:r>
      <w:proofErr w:type="spellEnd"/>
      <w:r w:rsidRPr="005F53B9">
        <w:t xml:space="preserve"> </w:t>
      </w:r>
      <w:proofErr w:type="spellStart"/>
      <w:r w:rsidRPr="005F53B9">
        <w:t>through</w:t>
      </w:r>
      <w:proofErr w:type="spellEnd"/>
      <w:r w:rsidRPr="005F53B9">
        <w:t xml:space="preserve"> </w:t>
      </w:r>
      <w:proofErr w:type="spellStart"/>
      <w:r w:rsidRPr="005F53B9">
        <w:t>the</w:t>
      </w:r>
      <w:proofErr w:type="spellEnd"/>
      <w:r w:rsidRPr="005F53B9">
        <w:t xml:space="preserve"> </w:t>
      </w:r>
      <w:proofErr w:type="spellStart"/>
      <w:r w:rsidRPr="005F53B9">
        <w:t>exchange</w:t>
      </w:r>
      <w:proofErr w:type="spellEnd"/>
      <w:r w:rsidRPr="005F53B9">
        <w:t xml:space="preserve"> </w:t>
      </w:r>
      <w:proofErr w:type="spellStart"/>
      <w:r w:rsidRPr="005F53B9">
        <w:t>of</w:t>
      </w:r>
      <w:proofErr w:type="spellEnd"/>
      <w:r w:rsidRPr="005F53B9">
        <w:t xml:space="preserve"> </w:t>
      </w:r>
      <w:proofErr w:type="spellStart"/>
      <w:r w:rsidRPr="005F53B9">
        <w:t>text</w:t>
      </w:r>
      <w:proofErr w:type="spellEnd"/>
      <w:r w:rsidRPr="005F53B9">
        <w:t xml:space="preserve"> </w:t>
      </w:r>
      <w:proofErr w:type="spellStart"/>
      <w:r w:rsidRPr="005F53B9">
        <w:t>messages</w:t>
      </w:r>
      <w:proofErr w:type="spellEnd"/>
      <w:r w:rsidRPr="005F53B9">
        <w:t xml:space="preserve">, </w:t>
      </w:r>
      <w:proofErr w:type="spellStart"/>
      <w:r w:rsidRPr="005F53B9">
        <w:t>where</w:t>
      </w:r>
      <w:proofErr w:type="spellEnd"/>
      <w:r w:rsidRPr="005F53B9">
        <w:t xml:space="preserve"> </w:t>
      </w:r>
      <w:proofErr w:type="spellStart"/>
      <w:r w:rsidRPr="005F53B9">
        <w:t>the</w:t>
      </w:r>
      <w:proofErr w:type="spellEnd"/>
      <w:r w:rsidRPr="005F53B9">
        <w:t xml:space="preserve"> user </w:t>
      </w:r>
      <w:proofErr w:type="spellStart"/>
      <w:r w:rsidRPr="005F53B9">
        <w:t>asks</w:t>
      </w:r>
      <w:proofErr w:type="spellEnd"/>
      <w:r w:rsidRPr="005F53B9">
        <w:t xml:space="preserve"> a </w:t>
      </w:r>
      <w:proofErr w:type="spellStart"/>
      <w:r w:rsidRPr="005F53B9">
        <w:t>question</w:t>
      </w:r>
      <w:proofErr w:type="spellEnd"/>
      <w:r w:rsidRPr="005F53B9">
        <w:t xml:space="preserve"> </w:t>
      </w:r>
      <w:proofErr w:type="spellStart"/>
      <w:r w:rsidRPr="005F53B9">
        <w:t>or</w:t>
      </w:r>
      <w:proofErr w:type="spellEnd"/>
      <w:r w:rsidRPr="005F53B9">
        <w:t xml:space="preserve"> </w:t>
      </w:r>
      <w:proofErr w:type="spellStart"/>
      <w:r w:rsidRPr="005F53B9">
        <w:t>request</w:t>
      </w:r>
      <w:proofErr w:type="spellEnd"/>
      <w:r w:rsidRPr="005F53B9">
        <w:t xml:space="preserve"> a </w:t>
      </w:r>
      <w:proofErr w:type="spellStart"/>
      <w:r w:rsidRPr="005F53B9">
        <w:t>service</w:t>
      </w:r>
      <w:proofErr w:type="spellEnd"/>
      <w:r w:rsidRPr="005F53B9">
        <w:t xml:space="preserve">, and </w:t>
      </w:r>
      <w:proofErr w:type="spellStart"/>
      <w:r w:rsidRPr="005F53B9">
        <w:t>the</w:t>
      </w:r>
      <w:proofErr w:type="spellEnd"/>
      <w:r w:rsidRPr="005F53B9">
        <w:t xml:space="preserve"> </w:t>
      </w:r>
      <w:proofErr w:type="spellStart"/>
      <w:r w:rsidRPr="005F53B9">
        <w:t>assistant</w:t>
      </w:r>
      <w:proofErr w:type="spellEnd"/>
      <w:r w:rsidRPr="005F53B9">
        <w:t xml:space="preserve"> </w:t>
      </w:r>
      <w:proofErr w:type="spellStart"/>
      <w:r w:rsidRPr="005F53B9">
        <w:t>responds</w:t>
      </w:r>
      <w:proofErr w:type="spellEnd"/>
      <w:r w:rsidRPr="005F53B9">
        <w:t xml:space="preserve"> </w:t>
      </w:r>
      <w:proofErr w:type="spellStart"/>
      <w:r w:rsidRPr="005F53B9">
        <w:t>or</w:t>
      </w:r>
      <w:proofErr w:type="spellEnd"/>
      <w:r w:rsidRPr="005F53B9">
        <w:t xml:space="preserve"> </w:t>
      </w:r>
      <w:proofErr w:type="spellStart"/>
      <w:r w:rsidRPr="005F53B9">
        <w:t>performs</w:t>
      </w:r>
      <w:proofErr w:type="spellEnd"/>
      <w:r w:rsidRPr="005F53B9">
        <w:t xml:space="preserve"> </w:t>
      </w:r>
      <w:proofErr w:type="spellStart"/>
      <w:r w:rsidRPr="005F53B9">
        <w:t>the</w:t>
      </w:r>
      <w:proofErr w:type="spellEnd"/>
      <w:r w:rsidRPr="005F53B9">
        <w:t xml:space="preserve"> </w:t>
      </w:r>
      <w:proofErr w:type="spellStart"/>
      <w:r w:rsidRPr="005F53B9">
        <w:t>requested</w:t>
      </w:r>
      <w:proofErr w:type="spellEnd"/>
      <w:r w:rsidRPr="005F53B9">
        <w:t xml:space="preserve"> </w:t>
      </w:r>
      <w:proofErr w:type="spellStart"/>
      <w:r w:rsidRPr="005F53B9">
        <w:t>service</w:t>
      </w:r>
      <w:proofErr w:type="spellEnd"/>
      <w:r w:rsidRPr="005F53B9">
        <w:t xml:space="preserve">. </w:t>
      </w:r>
      <w:proofErr w:type="spellStart"/>
      <w:r w:rsidRPr="005F53B9">
        <w:t>This</w:t>
      </w:r>
      <w:proofErr w:type="spellEnd"/>
      <w:r w:rsidRPr="005F53B9">
        <w:t xml:space="preserve"> </w:t>
      </w:r>
      <w:proofErr w:type="spellStart"/>
      <w:r w:rsidRPr="005F53B9">
        <w:t>project</w:t>
      </w:r>
      <w:proofErr w:type="spellEnd"/>
      <w:r w:rsidRPr="005F53B9">
        <w:t xml:space="preserve"> </w:t>
      </w:r>
      <w:proofErr w:type="spellStart"/>
      <w:r w:rsidRPr="005F53B9">
        <w:t>implements</w:t>
      </w:r>
      <w:proofErr w:type="spellEnd"/>
      <w:r w:rsidRPr="005F53B9">
        <w:t xml:space="preserve"> </w:t>
      </w:r>
      <w:proofErr w:type="spellStart"/>
      <w:r w:rsidRPr="005F53B9">
        <w:t>one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 </w:t>
      </w:r>
      <w:proofErr w:type="spellStart"/>
      <w:r w:rsidRPr="005F53B9">
        <w:t>named</w:t>
      </w:r>
      <w:proofErr w:type="spellEnd"/>
      <w:r w:rsidRPr="005F53B9">
        <w:t xml:space="preserve"> as Lana, as </w:t>
      </w:r>
      <w:proofErr w:type="spellStart"/>
      <w:r w:rsidRPr="005F53B9">
        <w:t>well</w:t>
      </w:r>
      <w:proofErr w:type="spellEnd"/>
      <w:r w:rsidRPr="005F53B9">
        <w:t xml:space="preserve"> as </w:t>
      </w:r>
      <w:proofErr w:type="spellStart"/>
      <w:r w:rsidRPr="005F53B9">
        <w:t>the</w:t>
      </w:r>
      <w:proofErr w:type="spellEnd"/>
      <w:r w:rsidRPr="005F53B9">
        <w:t xml:space="preserve"> data </w:t>
      </w:r>
      <w:proofErr w:type="spellStart"/>
      <w:r w:rsidRPr="005F53B9">
        <w:t>extraction</w:t>
      </w:r>
      <w:proofErr w:type="spellEnd"/>
      <w:r w:rsidRPr="005F53B9">
        <w:t xml:space="preserve"> </w:t>
      </w:r>
      <w:proofErr w:type="spellStart"/>
      <w:r w:rsidRPr="005F53B9">
        <w:t>system</w:t>
      </w:r>
      <w:proofErr w:type="spellEnd"/>
      <w:r w:rsidRPr="005F53B9">
        <w:t xml:space="preserve">, to </w:t>
      </w:r>
      <w:proofErr w:type="spellStart"/>
      <w:r w:rsidRPr="005F53B9">
        <w:t>perform</w:t>
      </w:r>
      <w:proofErr w:type="spellEnd"/>
      <w:r w:rsidRPr="005F53B9">
        <w:t xml:space="preserve"> </w:t>
      </w:r>
      <w:proofErr w:type="spellStart"/>
      <w:r w:rsidRPr="005F53B9">
        <w:t>the</w:t>
      </w:r>
      <w:proofErr w:type="spellEnd"/>
      <w:r w:rsidRPr="005F53B9">
        <w:t xml:space="preserve"> </w:t>
      </w:r>
      <w:proofErr w:type="spellStart"/>
      <w:r w:rsidRPr="005F53B9">
        <w:t>provided</w:t>
      </w:r>
      <w:proofErr w:type="spellEnd"/>
      <w:r w:rsidRPr="005F53B9">
        <w:t xml:space="preserve"> services. Information </w:t>
      </w:r>
      <w:proofErr w:type="spellStart"/>
      <w:r w:rsidRPr="005F53B9">
        <w:t>search</w:t>
      </w:r>
      <w:proofErr w:type="spellEnd"/>
      <w:r w:rsidRPr="005F53B9">
        <w:t xml:space="preserve"> services </w:t>
      </w:r>
      <w:proofErr w:type="spellStart"/>
      <w:r w:rsidRPr="005F53B9">
        <w:t>about</w:t>
      </w:r>
      <w:proofErr w:type="spellEnd"/>
      <w:r w:rsidRPr="005F53B9">
        <w:t xml:space="preserve"> UESC, </w:t>
      </w:r>
      <w:proofErr w:type="spellStart"/>
      <w:r w:rsidRPr="005F53B9">
        <w:t>available</w:t>
      </w:r>
      <w:proofErr w:type="spellEnd"/>
      <w:r w:rsidRPr="005F53B9">
        <w:t xml:space="preserve"> </w:t>
      </w:r>
      <w:proofErr w:type="spellStart"/>
      <w:r w:rsidRPr="005F53B9">
        <w:t>on</w:t>
      </w:r>
      <w:proofErr w:type="spellEnd"/>
      <w:r w:rsidRPr="005F53B9">
        <w:t xml:space="preserve"> </w:t>
      </w:r>
      <w:proofErr w:type="spellStart"/>
      <w:r w:rsidRPr="005F53B9">
        <w:t>the</w:t>
      </w:r>
      <w:proofErr w:type="spellEnd"/>
      <w:r w:rsidRPr="005F53B9">
        <w:t xml:space="preserve"> </w:t>
      </w:r>
      <w:proofErr w:type="spellStart"/>
      <w:r w:rsidRPr="005F53B9">
        <w:t>university’s</w:t>
      </w:r>
      <w:proofErr w:type="spellEnd"/>
      <w:r w:rsidRPr="005F53B9">
        <w:t xml:space="preserve"> website, and </w:t>
      </w:r>
      <w:proofErr w:type="spellStart"/>
      <w:r w:rsidRPr="005F53B9">
        <w:t>informations</w:t>
      </w:r>
      <w:proofErr w:type="spellEnd"/>
      <w:r w:rsidRPr="005F53B9">
        <w:t xml:space="preserve"> </w:t>
      </w:r>
      <w:proofErr w:type="spellStart"/>
      <w:r w:rsidRPr="005F53B9">
        <w:t>taken</w:t>
      </w:r>
      <w:proofErr w:type="spellEnd"/>
      <w:r w:rsidRPr="005F53B9">
        <w:t xml:space="preserve"> </w:t>
      </w:r>
      <w:proofErr w:type="spellStart"/>
      <w:r w:rsidRPr="005F53B9">
        <w:t>from</w:t>
      </w:r>
      <w:proofErr w:type="spellEnd"/>
      <w:r w:rsidRPr="005F53B9">
        <w:t xml:space="preserve"> Sagres, for </w:t>
      </w:r>
      <w:proofErr w:type="spellStart"/>
      <w:r w:rsidRPr="005F53B9">
        <w:t>students</w:t>
      </w:r>
      <w:proofErr w:type="spellEnd"/>
      <w:r w:rsidRPr="005F53B9">
        <w:t xml:space="preserve"> and </w:t>
      </w:r>
      <w:proofErr w:type="spellStart"/>
      <w:r w:rsidRPr="005F53B9">
        <w:t>teachers</w:t>
      </w:r>
      <w:proofErr w:type="spellEnd"/>
      <w:r w:rsidRPr="005F53B9">
        <w:t xml:space="preserve">, </w:t>
      </w:r>
      <w:proofErr w:type="spellStart"/>
      <w:r w:rsidRPr="005F53B9">
        <w:t>were</w:t>
      </w:r>
      <w:proofErr w:type="spellEnd"/>
      <w:r w:rsidRPr="005F53B9">
        <w:t xml:space="preserve"> </w:t>
      </w:r>
      <w:proofErr w:type="spellStart"/>
      <w:r w:rsidRPr="005F53B9">
        <w:t>implemented</w:t>
      </w:r>
      <w:proofErr w:type="spellEnd"/>
      <w:r w:rsidRPr="005F53B9">
        <w:t xml:space="preserve"> in </w:t>
      </w:r>
      <w:proofErr w:type="spellStart"/>
      <w:r w:rsidRPr="005F53B9">
        <w:t>the</w:t>
      </w:r>
      <w:proofErr w:type="spellEnd"/>
      <w:r w:rsidRPr="005F53B9">
        <w:t xml:space="preserve"> data </w:t>
      </w:r>
      <w:proofErr w:type="spellStart"/>
      <w:r w:rsidRPr="005F53B9">
        <w:t>extraction</w:t>
      </w:r>
      <w:proofErr w:type="spellEnd"/>
      <w:r w:rsidRPr="005F53B9">
        <w:t xml:space="preserve"> </w:t>
      </w:r>
      <w:proofErr w:type="spellStart"/>
      <w:r w:rsidRPr="005F53B9">
        <w:t>system</w:t>
      </w:r>
      <w:proofErr w:type="spellEnd"/>
      <w:r w:rsidRPr="005F53B9">
        <w:t xml:space="preserve">. For </w:t>
      </w:r>
      <w:proofErr w:type="spellStart"/>
      <w:r w:rsidRPr="005F53B9">
        <w:t>the</w:t>
      </w:r>
      <w:proofErr w:type="spellEnd"/>
      <w:r w:rsidRPr="005F53B9">
        <w:t xml:space="preserve"> </w:t>
      </w:r>
      <w:proofErr w:type="spellStart"/>
      <w:r w:rsidRPr="005F53B9">
        <w:t>implementation</w:t>
      </w:r>
      <w:proofErr w:type="spellEnd"/>
      <w:r w:rsidRPr="005F53B9">
        <w:t xml:space="preserve"> </w:t>
      </w:r>
      <w:proofErr w:type="spellStart"/>
      <w:r w:rsidRPr="005F53B9">
        <w:t>of</w:t>
      </w:r>
      <w:proofErr w:type="spellEnd"/>
      <w:r w:rsidRPr="005F53B9">
        <w:t xml:space="preserve"> </w:t>
      </w:r>
      <w:proofErr w:type="spellStart"/>
      <w:r w:rsidRPr="005F53B9">
        <w:t>the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 </w:t>
      </w:r>
      <w:proofErr w:type="spellStart"/>
      <w:r w:rsidRPr="005F53B9">
        <w:t>were</w:t>
      </w:r>
      <w:proofErr w:type="spellEnd"/>
      <w:r w:rsidRPr="005F53B9">
        <w:t xml:space="preserve"> </w:t>
      </w:r>
      <w:proofErr w:type="spellStart"/>
      <w:r w:rsidRPr="005F53B9">
        <w:t>used</w:t>
      </w:r>
      <w:proofErr w:type="spellEnd"/>
      <w:r w:rsidR="006B5FFB">
        <w:t xml:space="preserve"> a natural </w:t>
      </w:r>
      <w:proofErr w:type="spellStart"/>
      <w:r w:rsidR="006B5FFB">
        <w:t>language</w:t>
      </w:r>
      <w:proofErr w:type="spellEnd"/>
      <w:r w:rsidR="006B5FFB">
        <w:t xml:space="preserve"> </w:t>
      </w:r>
      <w:proofErr w:type="spellStart"/>
      <w:r w:rsidR="006B5FFB">
        <w:t>undestanding</w:t>
      </w:r>
      <w:proofErr w:type="spellEnd"/>
      <w:r w:rsidR="006B5FFB">
        <w:t xml:space="preserve"> </w:t>
      </w:r>
      <w:proofErr w:type="spellStart"/>
      <w:r w:rsidR="006B5FFB">
        <w:t>service</w:t>
      </w:r>
      <w:proofErr w:type="spellEnd"/>
      <w:r w:rsidRPr="005F53B9">
        <w:t xml:space="preserve">, </w:t>
      </w:r>
      <w:proofErr w:type="spellStart"/>
      <w:r w:rsidR="006B5FFB">
        <w:t>one</w:t>
      </w:r>
      <w:proofErr w:type="spellEnd"/>
      <w:r w:rsidR="006B5FFB">
        <w:t xml:space="preserve"> </w:t>
      </w:r>
      <w:r w:rsidRPr="005F53B9">
        <w:t xml:space="preserve">backend as a </w:t>
      </w:r>
      <w:proofErr w:type="spellStart"/>
      <w:r w:rsidRPr="005F53B9">
        <w:t>service</w:t>
      </w:r>
      <w:proofErr w:type="spellEnd"/>
      <w:r w:rsidRPr="005F53B9">
        <w:t xml:space="preserve"> </w:t>
      </w:r>
      <w:proofErr w:type="spellStart"/>
      <w:r w:rsidRPr="005F53B9">
        <w:t>solution</w:t>
      </w:r>
      <w:proofErr w:type="spellEnd"/>
      <w:r w:rsidRPr="005F53B9">
        <w:t xml:space="preserve">, </w:t>
      </w:r>
      <w:r w:rsidR="006B5FFB">
        <w:t>a</w:t>
      </w:r>
      <w:r w:rsidRPr="005F53B9">
        <w:t xml:space="preserve"> framework for web scraping </w:t>
      </w:r>
      <w:proofErr w:type="spellStart"/>
      <w:r w:rsidRPr="005F53B9">
        <w:t>technique</w:t>
      </w:r>
      <w:proofErr w:type="spellEnd"/>
      <w:r w:rsidRPr="005F53B9">
        <w:t xml:space="preserve">, </w:t>
      </w:r>
      <w:proofErr w:type="spellStart"/>
      <w:r w:rsidRPr="005F53B9">
        <w:t>hosting</w:t>
      </w:r>
      <w:proofErr w:type="spellEnd"/>
      <w:r w:rsidRPr="005F53B9">
        <w:t xml:space="preserve"> services and </w:t>
      </w:r>
      <w:proofErr w:type="spellStart"/>
      <w:r w:rsidRPr="005F53B9">
        <w:t>the</w:t>
      </w:r>
      <w:proofErr w:type="spellEnd"/>
      <w:r w:rsidRPr="005F53B9">
        <w:t xml:space="preserve"> </w:t>
      </w:r>
      <w:proofErr w:type="spellStart"/>
      <w:r w:rsidRPr="005F53B9">
        <w:t>programming</w:t>
      </w:r>
      <w:proofErr w:type="spellEnd"/>
      <w:r w:rsidRPr="005F53B9">
        <w:t xml:space="preserve"> </w:t>
      </w:r>
      <w:proofErr w:type="spellStart"/>
      <w:r w:rsidRPr="005F53B9">
        <w:t>languages</w:t>
      </w:r>
      <w:proofErr w:type="spellEnd"/>
      <w:r w:rsidRPr="005F53B9">
        <w:t xml:space="preserve"> JavaScript and Python.</w:t>
      </w:r>
    </w:p>
    <w:p w14:paraId="54F9D1A8" w14:textId="77777777" w:rsidR="00E02106" w:rsidRPr="005F53B9" w:rsidRDefault="00E02106" w:rsidP="00A103F7">
      <w:pPr>
        <w:pStyle w:val="Resumo"/>
      </w:pPr>
    </w:p>
    <w:p w14:paraId="15F7697E" w14:textId="7EABB705" w:rsidR="00D901C2" w:rsidRPr="005F53B9" w:rsidRDefault="00D901C2" w:rsidP="00D06F82">
      <w:pPr>
        <w:spacing w:line="240" w:lineRule="auto"/>
        <w:rPr>
          <w:lang w:val="en-US"/>
        </w:rPr>
      </w:pPr>
      <w:r w:rsidRPr="005F53B9">
        <w:rPr>
          <w:b/>
          <w:lang w:val="en-US"/>
        </w:rPr>
        <w:t xml:space="preserve">Keywords: </w:t>
      </w:r>
      <w:r w:rsidR="003823FF" w:rsidRPr="005F53B9">
        <w:rPr>
          <w:lang w:val="en-US"/>
        </w:rPr>
        <w:t>Personal Assistant. IBM Watson. Distributed Systems. Web Scraping.</w:t>
      </w:r>
    </w:p>
    <w:p w14:paraId="78CBB163" w14:textId="77777777" w:rsidR="00B67BC5" w:rsidRPr="005F53B9" w:rsidRDefault="00B67BC5" w:rsidP="00D901C2">
      <w:pPr>
        <w:rPr>
          <w:lang w:val="en-US"/>
        </w:rPr>
      </w:pPr>
    </w:p>
    <w:p w14:paraId="39611348" w14:textId="77777777" w:rsidR="00B67BC5" w:rsidRPr="005F53B9" w:rsidRDefault="00B67BC5" w:rsidP="00D901C2">
      <w:pPr>
        <w:rPr>
          <w:lang w:val="en-US"/>
        </w:rPr>
      </w:pPr>
    </w:p>
    <w:p w14:paraId="5C2D95C9" w14:textId="16C247C8" w:rsidR="00B67BC5" w:rsidRPr="005F53B9" w:rsidRDefault="00B67BC5" w:rsidP="00D901C2">
      <w:pPr>
        <w:rPr>
          <w:lang w:val="en-US"/>
        </w:rPr>
      </w:pPr>
    </w:p>
    <w:p w14:paraId="36488705" w14:textId="1C8B8025" w:rsidR="00B67BC5" w:rsidRPr="005F53B9" w:rsidRDefault="00B67BC5">
      <w:pPr>
        <w:spacing w:line="240" w:lineRule="auto"/>
        <w:jc w:val="left"/>
        <w:rPr>
          <w:lang w:val="en-US"/>
        </w:rPr>
      </w:pPr>
    </w:p>
    <w:p w14:paraId="2EBFBF12" w14:textId="77777777" w:rsidR="001F5908" w:rsidRPr="005F53B9" w:rsidRDefault="001F5908">
      <w:pPr>
        <w:spacing w:line="240" w:lineRule="auto"/>
        <w:jc w:val="left"/>
        <w:rPr>
          <w:lang w:val="en-US"/>
        </w:rPr>
      </w:pPr>
    </w:p>
    <w:p w14:paraId="0D11CECA" w14:textId="77777777" w:rsidR="001F5908" w:rsidRPr="005F53B9" w:rsidRDefault="001F5908">
      <w:pPr>
        <w:spacing w:line="240" w:lineRule="auto"/>
        <w:jc w:val="left"/>
        <w:rPr>
          <w:lang w:val="en-US"/>
        </w:rPr>
      </w:pPr>
    </w:p>
    <w:p w14:paraId="7F36C62A" w14:textId="77777777" w:rsidR="001F5908" w:rsidRPr="005F53B9" w:rsidRDefault="001F5908">
      <w:pPr>
        <w:spacing w:line="240" w:lineRule="auto"/>
        <w:jc w:val="left"/>
        <w:rPr>
          <w:lang w:val="en-US"/>
        </w:rPr>
      </w:pPr>
    </w:p>
    <w:p w14:paraId="735D2E98" w14:textId="77777777" w:rsidR="001F5908" w:rsidRPr="005F53B9" w:rsidRDefault="001F5908">
      <w:pPr>
        <w:spacing w:line="240" w:lineRule="auto"/>
        <w:jc w:val="left"/>
        <w:rPr>
          <w:lang w:val="en-US"/>
        </w:rPr>
      </w:pPr>
    </w:p>
    <w:p w14:paraId="58D16871" w14:textId="77777777" w:rsidR="001F5908" w:rsidRPr="005F53B9" w:rsidRDefault="001F5908">
      <w:pPr>
        <w:spacing w:line="240" w:lineRule="auto"/>
        <w:jc w:val="left"/>
        <w:rPr>
          <w:lang w:val="en-US"/>
        </w:rPr>
      </w:pPr>
    </w:p>
    <w:p w14:paraId="74A08E31" w14:textId="77777777" w:rsidR="001F5908" w:rsidRPr="005F53B9" w:rsidRDefault="001F5908">
      <w:pPr>
        <w:spacing w:line="240" w:lineRule="auto"/>
        <w:jc w:val="left"/>
        <w:rPr>
          <w:lang w:val="en-US"/>
        </w:rPr>
      </w:pPr>
    </w:p>
    <w:p w14:paraId="4E7BD128" w14:textId="77777777" w:rsidR="001F5908" w:rsidRPr="005F53B9" w:rsidRDefault="001F5908">
      <w:pPr>
        <w:spacing w:line="240" w:lineRule="auto"/>
        <w:jc w:val="left"/>
        <w:rPr>
          <w:lang w:val="en-US"/>
        </w:rPr>
      </w:pPr>
    </w:p>
    <w:p w14:paraId="7F13BFF9" w14:textId="77777777" w:rsidR="001F5908" w:rsidRPr="005F53B9" w:rsidRDefault="001F5908">
      <w:pPr>
        <w:spacing w:line="240" w:lineRule="auto"/>
        <w:jc w:val="left"/>
        <w:rPr>
          <w:lang w:val="en-US"/>
        </w:rPr>
      </w:pPr>
    </w:p>
    <w:p w14:paraId="33B8A87F" w14:textId="77777777" w:rsidR="001F5908" w:rsidRPr="005F53B9" w:rsidRDefault="001F5908">
      <w:pPr>
        <w:spacing w:line="240" w:lineRule="auto"/>
        <w:jc w:val="left"/>
        <w:rPr>
          <w:lang w:val="en-US"/>
        </w:rPr>
      </w:pPr>
    </w:p>
    <w:p w14:paraId="4E24DF7C" w14:textId="77777777" w:rsidR="001F5908" w:rsidRPr="005F53B9" w:rsidRDefault="001F5908">
      <w:pPr>
        <w:spacing w:line="240" w:lineRule="auto"/>
        <w:jc w:val="left"/>
        <w:rPr>
          <w:lang w:val="en-US"/>
        </w:rPr>
      </w:pPr>
    </w:p>
    <w:p w14:paraId="779E7F98" w14:textId="77777777" w:rsidR="001F5908" w:rsidRPr="005F53B9" w:rsidRDefault="001F5908">
      <w:pPr>
        <w:spacing w:line="240" w:lineRule="auto"/>
        <w:jc w:val="left"/>
        <w:rPr>
          <w:lang w:val="en-US"/>
        </w:rPr>
      </w:pPr>
    </w:p>
    <w:p w14:paraId="1691EB79" w14:textId="77777777" w:rsidR="001F5908" w:rsidRPr="005F53B9" w:rsidRDefault="001F5908">
      <w:pPr>
        <w:spacing w:line="240" w:lineRule="auto"/>
        <w:jc w:val="left"/>
        <w:rPr>
          <w:lang w:val="en-US"/>
        </w:rPr>
      </w:pPr>
    </w:p>
    <w:p w14:paraId="7703412B" w14:textId="77777777" w:rsidR="001F5908" w:rsidRPr="005F53B9" w:rsidRDefault="001F5908">
      <w:pPr>
        <w:spacing w:line="240" w:lineRule="auto"/>
        <w:jc w:val="left"/>
        <w:rPr>
          <w:lang w:val="en-US"/>
        </w:rPr>
      </w:pPr>
    </w:p>
    <w:p w14:paraId="52E80203" w14:textId="77777777" w:rsidR="001F5908" w:rsidRPr="005F53B9" w:rsidRDefault="001F5908">
      <w:pPr>
        <w:spacing w:line="240" w:lineRule="auto"/>
        <w:jc w:val="left"/>
        <w:rPr>
          <w:lang w:val="en-US"/>
        </w:rPr>
      </w:pPr>
    </w:p>
    <w:p w14:paraId="29A1FC71" w14:textId="77777777" w:rsidR="001F5908" w:rsidRPr="005F53B9" w:rsidRDefault="001F5908">
      <w:pPr>
        <w:spacing w:line="240" w:lineRule="auto"/>
        <w:jc w:val="left"/>
        <w:rPr>
          <w:lang w:val="en-US"/>
        </w:rPr>
      </w:pPr>
    </w:p>
    <w:p w14:paraId="465E3C3D" w14:textId="77777777" w:rsidR="001F5908" w:rsidRPr="005F53B9" w:rsidRDefault="001F5908">
      <w:pPr>
        <w:spacing w:line="240" w:lineRule="auto"/>
        <w:jc w:val="left"/>
        <w:rPr>
          <w:lang w:val="en-US"/>
        </w:rPr>
      </w:pPr>
    </w:p>
    <w:p w14:paraId="2839CB0D" w14:textId="77777777" w:rsidR="001F5908" w:rsidRPr="005F53B9" w:rsidRDefault="001F5908">
      <w:pPr>
        <w:spacing w:line="240" w:lineRule="auto"/>
        <w:jc w:val="left"/>
        <w:rPr>
          <w:lang w:val="en-US"/>
        </w:rPr>
      </w:pPr>
    </w:p>
    <w:p w14:paraId="4C2F71DC" w14:textId="77777777" w:rsidR="001F5908" w:rsidRPr="005F53B9" w:rsidRDefault="001F5908">
      <w:pPr>
        <w:spacing w:line="240" w:lineRule="auto"/>
        <w:jc w:val="left"/>
        <w:rPr>
          <w:lang w:val="en-US"/>
        </w:rPr>
      </w:pPr>
    </w:p>
    <w:p w14:paraId="532FF158" w14:textId="77777777" w:rsidR="001F5908" w:rsidRPr="005F53B9" w:rsidRDefault="001F5908">
      <w:pPr>
        <w:spacing w:line="240" w:lineRule="auto"/>
        <w:jc w:val="left"/>
        <w:rPr>
          <w:lang w:val="en-US"/>
        </w:rPr>
      </w:pPr>
    </w:p>
    <w:p w14:paraId="714A9070" w14:textId="77777777" w:rsidR="001F5908" w:rsidRPr="005F53B9" w:rsidRDefault="001F5908">
      <w:pPr>
        <w:spacing w:line="240" w:lineRule="auto"/>
        <w:jc w:val="left"/>
        <w:rPr>
          <w:lang w:val="en-US"/>
        </w:rPr>
      </w:pPr>
    </w:p>
    <w:p w14:paraId="421E30DF" w14:textId="1B45A5DE" w:rsidR="001F5908" w:rsidRPr="005F53B9" w:rsidRDefault="00182963">
      <w:pPr>
        <w:spacing w:line="240" w:lineRule="auto"/>
        <w:jc w:val="left"/>
        <w:rPr>
          <w:lang w:val="en-US"/>
        </w:rPr>
      </w:pPr>
      <w:r w:rsidRPr="005F53B9">
        <w:rPr>
          <w:lang w:val="en-US"/>
        </w:rPr>
        <w:br w:type="page"/>
      </w:r>
    </w:p>
    <w:p w14:paraId="0C118259" w14:textId="65BA9FA5" w:rsidR="00B67BC5" w:rsidRPr="005F53B9" w:rsidRDefault="00E23BDE" w:rsidP="00E23BDE">
      <w:pPr>
        <w:jc w:val="center"/>
        <w:rPr>
          <w:b/>
          <w:lang w:val="en-US"/>
        </w:rPr>
      </w:pPr>
      <w:r w:rsidRPr="005F53B9">
        <w:rPr>
          <w:b/>
          <w:lang w:val="en-US"/>
        </w:rPr>
        <w:lastRenderedPageBreak/>
        <w:t>LISTA DE FIGURAS</w:t>
      </w:r>
    </w:p>
    <w:p w14:paraId="23A21850" w14:textId="77777777" w:rsidR="001F5908" w:rsidRPr="005F53B9" w:rsidRDefault="001F5908" w:rsidP="001F5908">
      <w:pPr>
        <w:rPr>
          <w:lang w:val="en-US"/>
        </w:rPr>
      </w:pPr>
    </w:p>
    <w:p w14:paraId="12996EE8" w14:textId="77777777" w:rsidR="00DE62C8" w:rsidRDefault="005928BD">
      <w:pPr>
        <w:pStyle w:val="ndicedeilustrae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DE62C8">
        <w:rPr>
          <w:noProof/>
        </w:rPr>
        <w:t>Figura 1 - Painel do serviço Watson Assistant para a criação de Intents.</w:t>
      </w:r>
      <w:r w:rsidR="00DE62C8">
        <w:rPr>
          <w:noProof/>
        </w:rPr>
        <w:tab/>
      </w:r>
      <w:r w:rsidR="00DE62C8">
        <w:rPr>
          <w:noProof/>
        </w:rPr>
        <w:fldChar w:fldCharType="begin"/>
      </w:r>
      <w:r w:rsidR="00DE62C8">
        <w:rPr>
          <w:noProof/>
        </w:rPr>
        <w:instrText xml:space="preserve"> PAGEREF _Toc531809181 \h </w:instrText>
      </w:r>
      <w:r w:rsidR="00DE62C8">
        <w:rPr>
          <w:noProof/>
        </w:rPr>
      </w:r>
      <w:r w:rsidR="00DE62C8">
        <w:rPr>
          <w:noProof/>
        </w:rPr>
        <w:fldChar w:fldCharType="separate"/>
      </w:r>
      <w:r w:rsidR="00DE62C8">
        <w:rPr>
          <w:noProof/>
        </w:rPr>
        <w:t>19</w:t>
      </w:r>
      <w:r w:rsidR="00DE62C8">
        <w:rPr>
          <w:noProof/>
        </w:rPr>
        <w:fldChar w:fldCharType="end"/>
      </w:r>
    </w:p>
    <w:p w14:paraId="2340868F" w14:textId="77777777" w:rsidR="00DE62C8" w:rsidRDefault="00DE62C8">
      <w:pPr>
        <w:pStyle w:val="ndicedeilustraes"/>
        <w:rPr>
          <w:rFonts w:asciiTheme="minorHAnsi" w:eastAsiaTheme="minorEastAsia" w:hAnsiTheme="minorHAnsi"/>
          <w:noProof/>
          <w:color w:val="auto"/>
          <w:lang w:eastAsia="pt-BR"/>
        </w:rPr>
      </w:pPr>
      <w:r>
        <w:rPr>
          <w:noProof/>
        </w:rPr>
        <w:t>Figura 2 - Painel do serviço Watson Assistant para a criação de Entities.</w:t>
      </w:r>
      <w:r>
        <w:rPr>
          <w:noProof/>
        </w:rPr>
        <w:tab/>
      </w:r>
      <w:r>
        <w:rPr>
          <w:noProof/>
        </w:rPr>
        <w:fldChar w:fldCharType="begin"/>
      </w:r>
      <w:r>
        <w:rPr>
          <w:noProof/>
        </w:rPr>
        <w:instrText xml:space="preserve"> PAGEREF _Toc531809182 \h </w:instrText>
      </w:r>
      <w:r>
        <w:rPr>
          <w:noProof/>
        </w:rPr>
      </w:r>
      <w:r>
        <w:rPr>
          <w:noProof/>
        </w:rPr>
        <w:fldChar w:fldCharType="separate"/>
      </w:r>
      <w:r>
        <w:rPr>
          <w:noProof/>
        </w:rPr>
        <w:t>21</w:t>
      </w:r>
      <w:r>
        <w:rPr>
          <w:noProof/>
        </w:rPr>
        <w:fldChar w:fldCharType="end"/>
      </w:r>
    </w:p>
    <w:p w14:paraId="7D76F257" w14:textId="77777777" w:rsidR="00DE62C8" w:rsidRDefault="00DE62C8">
      <w:pPr>
        <w:pStyle w:val="ndicedeilustraes"/>
        <w:rPr>
          <w:rFonts w:asciiTheme="minorHAnsi" w:eastAsiaTheme="minorEastAsia" w:hAnsiTheme="minorHAnsi"/>
          <w:noProof/>
          <w:color w:val="auto"/>
          <w:lang w:eastAsia="pt-BR"/>
        </w:rPr>
      </w:pPr>
      <w:r>
        <w:rPr>
          <w:noProof/>
        </w:rPr>
        <w:t>Figura 3 - Painel do serviço Watson Assistant para a criação de Dialogs.</w:t>
      </w:r>
      <w:r>
        <w:rPr>
          <w:noProof/>
        </w:rPr>
        <w:tab/>
      </w:r>
      <w:r>
        <w:rPr>
          <w:noProof/>
        </w:rPr>
        <w:fldChar w:fldCharType="begin"/>
      </w:r>
      <w:r>
        <w:rPr>
          <w:noProof/>
        </w:rPr>
        <w:instrText xml:space="preserve"> PAGEREF _Toc531809183 \h </w:instrText>
      </w:r>
      <w:r>
        <w:rPr>
          <w:noProof/>
        </w:rPr>
      </w:r>
      <w:r>
        <w:rPr>
          <w:noProof/>
        </w:rPr>
        <w:fldChar w:fldCharType="separate"/>
      </w:r>
      <w:r>
        <w:rPr>
          <w:noProof/>
        </w:rPr>
        <w:t>22</w:t>
      </w:r>
      <w:r>
        <w:rPr>
          <w:noProof/>
        </w:rPr>
        <w:fldChar w:fldCharType="end"/>
      </w:r>
    </w:p>
    <w:p w14:paraId="573BDE01" w14:textId="77777777" w:rsidR="00DE62C8" w:rsidRDefault="00DE62C8">
      <w:pPr>
        <w:pStyle w:val="ndicedeilustraes"/>
        <w:rPr>
          <w:rFonts w:asciiTheme="minorHAnsi" w:eastAsiaTheme="minorEastAsia" w:hAnsiTheme="minorHAnsi"/>
          <w:noProof/>
          <w:color w:val="auto"/>
          <w:lang w:eastAsia="pt-BR"/>
        </w:rPr>
      </w:pPr>
      <w:r>
        <w:rPr>
          <w:noProof/>
        </w:rPr>
        <w:t>Figura 4 - Criação de um novo bot a partir do Telegram em uma conversa com o BotFather.</w:t>
      </w:r>
      <w:r>
        <w:rPr>
          <w:noProof/>
        </w:rPr>
        <w:tab/>
      </w:r>
      <w:r>
        <w:rPr>
          <w:noProof/>
        </w:rPr>
        <w:fldChar w:fldCharType="begin"/>
      </w:r>
      <w:r>
        <w:rPr>
          <w:noProof/>
        </w:rPr>
        <w:instrText xml:space="preserve"> PAGEREF _Toc531809184 \h </w:instrText>
      </w:r>
      <w:r>
        <w:rPr>
          <w:noProof/>
        </w:rPr>
      </w:r>
      <w:r>
        <w:rPr>
          <w:noProof/>
        </w:rPr>
        <w:fldChar w:fldCharType="separate"/>
      </w:r>
      <w:r>
        <w:rPr>
          <w:noProof/>
        </w:rPr>
        <w:t>23</w:t>
      </w:r>
      <w:r>
        <w:rPr>
          <w:noProof/>
        </w:rPr>
        <w:fldChar w:fldCharType="end"/>
      </w:r>
    </w:p>
    <w:p w14:paraId="2EC0A382" w14:textId="77777777" w:rsidR="00DE62C8" w:rsidRDefault="00DE62C8">
      <w:pPr>
        <w:pStyle w:val="ndicedeilustraes"/>
        <w:rPr>
          <w:rFonts w:asciiTheme="minorHAnsi" w:eastAsiaTheme="minorEastAsia" w:hAnsiTheme="minorHAnsi"/>
          <w:noProof/>
          <w:color w:val="auto"/>
          <w:lang w:eastAsia="pt-BR"/>
        </w:rPr>
      </w:pPr>
      <w:r>
        <w:rPr>
          <w:noProof/>
        </w:rPr>
        <w:t>Figura 5 - Painel de controle de uma aplicação no Back4App.</w:t>
      </w:r>
      <w:r>
        <w:rPr>
          <w:noProof/>
        </w:rPr>
        <w:tab/>
      </w:r>
      <w:r>
        <w:rPr>
          <w:noProof/>
        </w:rPr>
        <w:fldChar w:fldCharType="begin"/>
      </w:r>
      <w:r>
        <w:rPr>
          <w:noProof/>
        </w:rPr>
        <w:instrText xml:space="preserve"> PAGEREF _Toc531809185 \h </w:instrText>
      </w:r>
      <w:r>
        <w:rPr>
          <w:noProof/>
        </w:rPr>
      </w:r>
      <w:r>
        <w:rPr>
          <w:noProof/>
        </w:rPr>
        <w:fldChar w:fldCharType="separate"/>
      </w:r>
      <w:r>
        <w:rPr>
          <w:noProof/>
        </w:rPr>
        <w:t>25</w:t>
      </w:r>
      <w:r>
        <w:rPr>
          <w:noProof/>
        </w:rPr>
        <w:fldChar w:fldCharType="end"/>
      </w:r>
    </w:p>
    <w:p w14:paraId="2F4D6F38" w14:textId="77777777" w:rsidR="00DE62C8" w:rsidRDefault="00DE62C8">
      <w:pPr>
        <w:pStyle w:val="ndicedeilustraes"/>
        <w:rPr>
          <w:rFonts w:asciiTheme="minorHAnsi" w:eastAsiaTheme="minorEastAsia" w:hAnsiTheme="minorHAnsi"/>
          <w:noProof/>
          <w:color w:val="auto"/>
          <w:lang w:eastAsia="pt-BR"/>
        </w:rPr>
      </w:pPr>
      <w:r>
        <w:rPr>
          <w:noProof/>
        </w:rPr>
        <w:t>Figura 6 - Painel de controle de um Droplet na plataforma do DigitalOcean.</w:t>
      </w:r>
      <w:r>
        <w:rPr>
          <w:noProof/>
        </w:rPr>
        <w:tab/>
      </w:r>
      <w:r>
        <w:rPr>
          <w:noProof/>
        </w:rPr>
        <w:fldChar w:fldCharType="begin"/>
      </w:r>
      <w:r>
        <w:rPr>
          <w:noProof/>
        </w:rPr>
        <w:instrText xml:space="preserve"> PAGEREF _Toc531809186 \h </w:instrText>
      </w:r>
      <w:r>
        <w:rPr>
          <w:noProof/>
        </w:rPr>
      </w:r>
      <w:r>
        <w:rPr>
          <w:noProof/>
        </w:rPr>
        <w:fldChar w:fldCharType="separate"/>
      </w:r>
      <w:r>
        <w:rPr>
          <w:noProof/>
        </w:rPr>
        <w:t>27</w:t>
      </w:r>
      <w:r>
        <w:rPr>
          <w:noProof/>
        </w:rPr>
        <w:fldChar w:fldCharType="end"/>
      </w:r>
    </w:p>
    <w:p w14:paraId="48B08BA3" w14:textId="77777777" w:rsidR="00DE62C8" w:rsidRDefault="00DE62C8">
      <w:pPr>
        <w:pStyle w:val="ndicedeilustraes"/>
        <w:rPr>
          <w:rFonts w:asciiTheme="minorHAnsi" w:eastAsiaTheme="minorEastAsia" w:hAnsiTheme="minorHAnsi"/>
          <w:noProof/>
          <w:color w:val="auto"/>
          <w:lang w:eastAsia="pt-BR"/>
        </w:rPr>
      </w:pPr>
      <w:r>
        <w:rPr>
          <w:noProof/>
        </w:rPr>
        <w:t>Figura 7 - Painel de controle de um Dyno na plataforma do Heroku.</w:t>
      </w:r>
      <w:r>
        <w:rPr>
          <w:noProof/>
        </w:rPr>
        <w:tab/>
      </w:r>
      <w:r>
        <w:rPr>
          <w:noProof/>
        </w:rPr>
        <w:fldChar w:fldCharType="begin"/>
      </w:r>
      <w:r>
        <w:rPr>
          <w:noProof/>
        </w:rPr>
        <w:instrText xml:space="preserve"> PAGEREF _Toc531809187 \h </w:instrText>
      </w:r>
      <w:r>
        <w:rPr>
          <w:noProof/>
        </w:rPr>
      </w:r>
      <w:r>
        <w:rPr>
          <w:noProof/>
        </w:rPr>
        <w:fldChar w:fldCharType="separate"/>
      </w:r>
      <w:r>
        <w:rPr>
          <w:noProof/>
        </w:rPr>
        <w:t>28</w:t>
      </w:r>
      <w:r>
        <w:rPr>
          <w:noProof/>
        </w:rPr>
        <w:fldChar w:fldCharType="end"/>
      </w:r>
    </w:p>
    <w:p w14:paraId="37E9D351" w14:textId="77777777" w:rsidR="00DE62C8" w:rsidRDefault="00DE62C8">
      <w:pPr>
        <w:pStyle w:val="ndicedeilustraes"/>
        <w:rPr>
          <w:rFonts w:asciiTheme="minorHAnsi" w:eastAsiaTheme="minorEastAsia" w:hAnsiTheme="minorHAnsi"/>
          <w:noProof/>
          <w:color w:val="auto"/>
          <w:lang w:eastAsia="pt-BR"/>
        </w:rPr>
      </w:pPr>
      <w:r>
        <w:rPr>
          <w:noProof/>
        </w:rPr>
        <w:t>Figura 8 - Topologia de comunicação entre módulos.</w:t>
      </w:r>
      <w:r>
        <w:rPr>
          <w:noProof/>
        </w:rPr>
        <w:tab/>
      </w:r>
      <w:r>
        <w:rPr>
          <w:noProof/>
        </w:rPr>
        <w:fldChar w:fldCharType="begin"/>
      </w:r>
      <w:r>
        <w:rPr>
          <w:noProof/>
        </w:rPr>
        <w:instrText xml:space="preserve"> PAGEREF _Toc531809188 \h </w:instrText>
      </w:r>
      <w:r>
        <w:rPr>
          <w:noProof/>
        </w:rPr>
      </w:r>
      <w:r>
        <w:rPr>
          <w:noProof/>
        </w:rPr>
        <w:fldChar w:fldCharType="separate"/>
      </w:r>
      <w:r>
        <w:rPr>
          <w:noProof/>
        </w:rPr>
        <w:t>32</w:t>
      </w:r>
      <w:r>
        <w:rPr>
          <w:noProof/>
        </w:rPr>
        <w:fldChar w:fldCharType="end"/>
      </w:r>
    </w:p>
    <w:p w14:paraId="205CA1DF" w14:textId="77777777" w:rsidR="00DE62C8" w:rsidRDefault="00DE62C8">
      <w:pPr>
        <w:pStyle w:val="ndicedeilustraes"/>
        <w:rPr>
          <w:rFonts w:asciiTheme="minorHAnsi" w:eastAsiaTheme="minorEastAsia" w:hAnsiTheme="minorHAnsi"/>
          <w:noProof/>
          <w:color w:val="auto"/>
          <w:lang w:eastAsia="pt-BR"/>
        </w:rPr>
      </w:pPr>
      <w:r>
        <w:rPr>
          <w:noProof/>
        </w:rPr>
        <w:t>Figura 9 - Painel do serviço Watson Assistant com algumas Intents criadas para o workspace Lana.</w:t>
      </w:r>
      <w:r>
        <w:rPr>
          <w:noProof/>
        </w:rPr>
        <w:tab/>
      </w:r>
      <w:r>
        <w:rPr>
          <w:noProof/>
        </w:rPr>
        <w:fldChar w:fldCharType="begin"/>
      </w:r>
      <w:r>
        <w:rPr>
          <w:noProof/>
        </w:rPr>
        <w:instrText xml:space="preserve"> PAGEREF _Toc531809189 \h </w:instrText>
      </w:r>
      <w:r>
        <w:rPr>
          <w:noProof/>
        </w:rPr>
      </w:r>
      <w:r>
        <w:rPr>
          <w:noProof/>
        </w:rPr>
        <w:fldChar w:fldCharType="separate"/>
      </w:r>
      <w:r>
        <w:rPr>
          <w:noProof/>
        </w:rPr>
        <w:t>39</w:t>
      </w:r>
      <w:r>
        <w:rPr>
          <w:noProof/>
        </w:rPr>
        <w:fldChar w:fldCharType="end"/>
      </w:r>
    </w:p>
    <w:p w14:paraId="1CBA9A84" w14:textId="77777777" w:rsidR="00DE62C8" w:rsidRDefault="00DE62C8">
      <w:pPr>
        <w:pStyle w:val="ndicedeilustraes"/>
        <w:rPr>
          <w:rFonts w:asciiTheme="minorHAnsi" w:eastAsiaTheme="minorEastAsia" w:hAnsiTheme="minorHAnsi"/>
          <w:noProof/>
          <w:color w:val="auto"/>
          <w:lang w:eastAsia="pt-BR"/>
        </w:rPr>
      </w:pPr>
      <w:r>
        <w:rPr>
          <w:noProof/>
        </w:rPr>
        <w:t>Figura 10 - Painel do serviço Watson Assistant com todas as Entities criadas para o workspace Lana.</w:t>
      </w:r>
      <w:r>
        <w:rPr>
          <w:noProof/>
        </w:rPr>
        <w:tab/>
      </w:r>
      <w:r>
        <w:rPr>
          <w:noProof/>
        </w:rPr>
        <w:fldChar w:fldCharType="begin"/>
      </w:r>
      <w:r>
        <w:rPr>
          <w:noProof/>
        </w:rPr>
        <w:instrText xml:space="preserve"> PAGEREF _Toc531809190 \h </w:instrText>
      </w:r>
      <w:r>
        <w:rPr>
          <w:noProof/>
        </w:rPr>
      </w:r>
      <w:r>
        <w:rPr>
          <w:noProof/>
        </w:rPr>
        <w:fldChar w:fldCharType="separate"/>
      </w:r>
      <w:r>
        <w:rPr>
          <w:noProof/>
        </w:rPr>
        <w:t>40</w:t>
      </w:r>
      <w:r>
        <w:rPr>
          <w:noProof/>
        </w:rPr>
        <w:fldChar w:fldCharType="end"/>
      </w:r>
    </w:p>
    <w:p w14:paraId="3DC67DC4" w14:textId="77777777" w:rsidR="00DE62C8" w:rsidRDefault="00DE62C8">
      <w:pPr>
        <w:pStyle w:val="ndicedeilustraes"/>
        <w:rPr>
          <w:rFonts w:asciiTheme="minorHAnsi" w:eastAsiaTheme="minorEastAsia" w:hAnsiTheme="minorHAnsi"/>
          <w:noProof/>
          <w:color w:val="auto"/>
          <w:lang w:eastAsia="pt-BR"/>
        </w:rPr>
      </w:pPr>
      <w:r>
        <w:rPr>
          <w:noProof/>
        </w:rPr>
        <w:t>Figura 11 - Painel do serviço Watson Assistant com parte do fluxo de primeira conversa criada para o workspace Lana.</w:t>
      </w:r>
      <w:r>
        <w:rPr>
          <w:noProof/>
        </w:rPr>
        <w:tab/>
      </w:r>
      <w:r>
        <w:rPr>
          <w:noProof/>
        </w:rPr>
        <w:fldChar w:fldCharType="begin"/>
      </w:r>
      <w:r>
        <w:rPr>
          <w:noProof/>
        </w:rPr>
        <w:instrText xml:space="preserve"> PAGEREF _Toc531809191 \h </w:instrText>
      </w:r>
      <w:r>
        <w:rPr>
          <w:noProof/>
        </w:rPr>
      </w:r>
      <w:r>
        <w:rPr>
          <w:noProof/>
        </w:rPr>
        <w:fldChar w:fldCharType="separate"/>
      </w:r>
      <w:r>
        <w:rPr>
          <w:noProof/>
        </w:rPr>
        <w:t>41</w:t>
      </w:r>
      <w:r>
        <w:rPr>
          <w:noProof/>
        </w:rPr>
        <w:fldChar w:fldCharType="end"/>
      </w:r>
    </w:p>
    <w:p w14:paraId="02D38A72" w14:textId="77777777" w:rsidR="00DE62C8" w:rsidRDefault="00DE62C8">
      <w:pPr>
        <w:pStyle w:val="ndicedeilustraes"/>
        <w:rPr>
          <w:rFonts w:asciiTheme="minorHAnsi" w:eastAsiaTheme="minorEastAsia" w:hAnsiTheme="minorHAnsi"/>
          <w:noProof/>
          <w:color w:val="auto"/>
          <w:lang w:eastAsia="pt-BR"/>
        </w:rPr>
      </w:pPr>
      <w:r>
        <w:rPr>
          <w:noProof/>
        </w:rPr>
        <w:t>Figura 12 - Conversação mostrando a Lana em funcionamento no aplicativo Telegram.</w:t>
      </w:r>
      <w:r>
        <w:rPr>
          <w:noProof/>
        </w:rPr>
        <w:tab/>
      </w:r>
      <w:r>
        <w:rPr>
          <w:noProof/>
        </w:rPr>
        <w:fldChar w:fldCharType="begin"/>
      </w:r>
      <w:r>
        <w:rPr>
          <w:noProof/>
        </w:rPr>
        <w:instrText xml:space="preserve"> PAGEREF _Toc531809192 \h </w:instrText>
      </w:r>
      <w:r>
        <w:rPr>
          <w:noProof/>
        </w:rPr>
      </w:r>
      <w:r>
        <w:rPr>
          <w:noProof/>
        </w:rPr>
        <w:fldChar w:fldCharType="separate"/>
      </w:r>
      <w:r>
        <w:rPr>
          <w:noProof/>
        </w:rPr>
        <w:t>51</w:t>
      </w:r>
      <w:r>
        <w:rPr>
          <w:noProof/>
        </w:rPr>
        <w:fldChar w:fldCharType="end"/>
      </w:r>
    </w:p>
    <w:p w14:paraId="0872DA69" w14:textId="77777777" w:rsidR="00DE62C8" w:rsidRDefault="00DE62C8">
      <w:pPr>
        <w:pStyle w:val="ndicedeilustraes"/>
        <w:rPr>
          <w:rFonts w:asciiTheme="minorHAnsi" w:eastAsiaTheme="minorEastAsia" w:hAnsiTheme="minorHAnsi"/>
          <w:noProof/>
          <w:color w:val="auto"/>
          <w:lang w:eastAsia="pt-BR"/>
        </w:rPr>
      </w:pPr>
      <w:r>
        <w:rPr>
          <w:noProof/>
        </w:rPr>
        <w:t>Figura 13 - Lana informando suas principais funcionalidades.</w:t>
      </w:r>
      <w:r>
        <w:rPr>
          <w:noProof/>
        </w:rPr>
        <w:tab/>
      </w:r>
      <w:r>
        <w:rPr>
          <w:noProof/>
        </w:rPr>
        <w:fldChar w:fldCharType="begin"/>
      </w:r>
      <w:r>
        <w:rPr>
          <w:noProof/>
        </w:rPr>
        <w:instrText xml:space="preserve"> PAGEREF _Toc531809193 \h </w:instrText>
      </w:r>
      <w:r>
        <w:rPr>
          <w:noProof/>
        </w:rPr>
      </w:r>
      <w:r>
        <w:rPr>
          <w:noProof/>
        </w:rPr>
        <w:fldChar w:fldCharType="separate"/>
      </w:r>
      <w:r>
        <w:rPr>
          <w:noProof/>
        </w:rPr>
        <w:t>52</w:t>
      </w:r>
      <w:r>
        <w:rPr>
          <w:noProof/>
        </w:rPr>
        <w:fldChar w:fldCharType="end"/>
      </w:r>
    </w:p>
    <w:p w14:paraId="39319AF4" w14:textId="77777777" w:rsidR="00DE62C8" w:rsidRDefault="00DE62C8">
      <w:pPr>
        <w:pStyle w:val="ndicedeilustraes"/>
        <w:rPr>
          <w:rFonts w:asciiTheme="minorHAnsi" w:eastAsiaTheme="minorEastAsia" w:hAnsiTheme="minorHAnsi"/>
          <w:noProof/>
          <w:color w:val="auto"/>
          <w:lang w:eastAsia="pt-BR"/>
        </w:rPr>
      </w:pPr>
      <w:r>
        <w:rPr>
          <w:noProof/>
        </w:rPr>
        <w:t>Figura 14 - Lana realizando ações para professor no Telegram.</w:t>
      </w:r>
      <w:r>
        <w:rPr>
          <w:noProof/>
        </w:rPr>
        <w:tab/>
      </w:r>
      <w:r>
        <w:rPr>
          <w:noProof/>
        </w:rPr>
        <w:fldChar w:fldCharType="begin"/>
      </w:r>
      <w:r>
        <w:rPr>
          <w:noProof/>
        </w:rPr>
        <w:instrText xml:space="preserve"> PAGEREF _Toc531809194 \h </w:instrText>
      </w:r>
      <w:r>
        <w:rPr>
          <w:noProof/>
        </w:rPr>
      </w:r>
      <w:r>
        <w:rPr>
          <w:noProof/>
        </w:rPr>
        <w:fldChar w:fldCharType="separate"/>
      </w:r>
      <w:r>
        <w:rPr>
          <w:noProof/>
        </w:rPr>
        <w:t>53</w:t>
      </w:r>
      <w:r>
        <w:rPr>
          <w:noProof/>
        </w:rPr>
        <w:fldChar w:fldCharType="end"/>
      </w:r>
    </w:p>
    <w:p w14:paraId="3F1264F0" w14:textId="77777777" w:rsidR="00DE62C8" w:rsidRDefault="00DE62C8">
      <w:pPr>
        <w:pStyle w:val="ndicedeilustraes"/>
        <w:rPr>
          <w:rFonts w:asciiTheme="minorHAnsi" w:eastAsiaTheme="minorEastAsia" w:hAnsiTheme="minorHAnsi"/>
          <w:noProof/>
          <w:color w:val="auto"/>
          <w:lang w:eastAsia="pt-BR"/>
        </w:rPr>
      </w:pPr>
      <w:r>
        <w:rPr>
          <w:noProof/>
        </w:rPr>
        <w:t>Figura 15 - Lana realizando ações para professor no Telegram.</w:t>
      </w:r>
      <w:r>
        <w:rPr>
          <w:noProof/>
        </w:rPr>
        <w:tab/>
      </w:r>
      <w:r>
        <w:rPr>
          <w:noProof/>
        </w:rPr>
        <w:fldChar w:fldCharType="begin"/>
      </w:r>
      <w:r>
        <w:rPr>
          <w:noProof/>
        </w:rPr>
        <w:instrText xml:space="preserve"> PAGEREF _Toc531809195 \h </w:instrText>
      </w:r>
      <w:r>
        <w:rPr>
          <w:noProof/>
        </w:rPr>
      </w:r>
      <w:r>
        <w:rPr>
          <w:noProof/>
        </w:rPr>
        <w:fldChar w:fldCharType="separate"/>
      </w:r>
      <w:r>
        <w:rPr>
          <w:noProof/>
        </w:rPr>
        <w:t>54</w:t>
      </w:r>
      <w:r>
        <w:rPr>
          <w:noProof/>
        </w:rPr>
        <w:fldChar w:fldCharType="end"/>
      </w:r>
    </w:p>
    <w:p w14:paraId="3FB721BB" w14:textId="77777777" w:rsidR="00DE62C8" w:rsidRDefault="00DE62C8">
      <w:pPr>
        <w:pStyle w:val="ndicedeilustrae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_Toc531809196 \h </w:instrText>
      </w:r>
      <w:r>
        <w:rPr>
          <w:noProof/>
        </w:rPr>
      </w:r>
      <w:r>
        <w:rPr>
          <w:noProof/>
        </w:rPr>
        <w:fldChar w:fldCharType="separate"/>
      </w:r>
      <w:r>
        <w:rPr>
          <w:noProof/>
        </w:rPr>
        <w:t>55</w:t>
      </w:r>
      <w:r>
        <w:rPr>
          <w:noProof/>
        </w:rPr>
        <w:fldChar w:fldCharType="end"/>
      </w:r>
    </w:p>
    <w:p w14:paraId="206DD02D" w14:textId="7B0D4C42" w:rsidR="00A80098" w:rsidRDefault="005928BD" w:rsidP="0059016B">
      <w:pPr>
        <w:pStyle w:val="ndicedeilustraes"/>
      </w:pPr>
      <w:r>
        <w:fldChar w:fldCharType="end"/>
      </w:r>
    </w:p>
    <w:p w14:paraId="4FB5AB2A" w14:textId="77777777" w:rsidR="00A80098" w:rsidRPr="00A80098" w:rsidRDefault="00A80098" w:rsidP="00A80098"/>
    <w:p w14:paraId="63C1F31D" w14:textId="077447FF" w:rsidR="00A80098" w:rsidRDefault="00A80098" w:rsidP="0059016B">
      <w:pPr>
        <w:pStyle w:val="ndicedeilustraes"/>
      </w:pPr>
    </w:p>
    <w:p w14:paraId="12FABE08" w14:textId="2AB606B8" w:rsidR="00A80098" w:rsidRDefault="00A80098" w:rsidP="0059016B">
      <w:pPr>
        <w:pStyle w:val="ndicedeilustraes"/>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13860965" w14:textId="2F01A552" w:rsidR="005B418E" w:rsidRDefault="0090500C" w:rsidP="00081520">
      <w:pPr>
        <w:spacing w:line="240" w:lineRule="auto"/>
        <w:jc w:val="left"/>
      </w:pPr>
      <w:r>
        <w:rPr>
          <w:color w:val="000000" w:themeColor="text1"/>
        </w:rPr>
        <w:br w:type="page"/>
      </w:r>
    </w:p>
    <w:p w14:paraId="7CC4F348" w14:textId="0F89589E" w:rsidR="00A80098" w:rsidRPr="00EE5171" w:rsidRDefault="00A80098" w:rsidP="00131CE2">
      <w:pPr>
        <w:pStyle w:val="ndicedeilustraes"/>
        <w:tabs>
          <w:tab w:val="clear" w:pos="9055"/>
        </w:tabs>
        <w:jc w:val="center"/>
        <w:rPr>
          <w:b/>
        </w:rPr>
      </w:pPr>
      <w:r w:rsidRPr="00EE5171">
        <w:rPr>
          <w:b/>
        </w:rPr>
        <w:lastRenderedPageBreak/>
        <w:t>LISTA DE SIGLAS</w:t>
      </w:r>
    </w:p>
    <w:p w14:paraId="613B636B" w14:textId="77777777" w:rsidR="008D70B0" w:rsidRDefault="008D70B0" w:rsidP="00A103F7">
      <w:pPr>
        <w:pStyle w:val="Paragrafo"/>
      </w:pPr>
    </w:p>
    <w:p w14:paraId="5B020484" w14:textId="0352E5B6" w:rsidR="002C135B" w:rsidRDefault="002C135B" w:rsidP="00A103F7">
      <w:pPr>
        <w:pStyle w:val="Paragrafo"/>
      </w:pPr>
      <w:r>
        <w:t>AP</w:t>
      </w:r>
      <w:r w:rsidR="00323F20">
        <w:tab/>
      </w:r>
      <w:r w:rsidR="00323F20">
        <w:tab/>
      </w:r>
      <w:r>
        <w:t>Assistente Pessoal</w:t>
      </w:r>
    </w:p>
    <w:p w14:paraId="4065CA23" w14:textId="77777777" w:rsidR="00323F20" w:rsidRPr="00D24F8F" w:rsidRDefault="00323F20" w:rsidP="00A103F7">
      <w:pPr>
        <w:pStyle w:val="Paragrafo"/>
      </w:pPr>
      <w:r w:rsidRPr="00D24F8F">
        <w:t>API</w:t>
      </w:r>
      <w:r w:rsidRPr="00D24F8F">
        <w:tab/>
      </w:r>
      <w:r w:rsidRPr="00D24F8F">
        <w:tab/>
        <w:t>Application Programming Interface</w:t>
      </w:r>
    </w:p>
    <w:p w14:paraId="6779D678" w14:textId="0C32CCAF" w:rsidR="002D579D" w:rsidRDefault="00323F20" w:rsidP="00A103F7">
      <w:pPr>
        <w:pStyle w:val="Paragrafo"/>
      </w:pPr>
      <w:r w:rsidRPr="00D24F8F">
        <w:t>BaaS</w:t>
      </w:r>
      <w:r w:rsidRPr="00D24F8F">
        <w:tab/>
      </w:r>
      <w:r w:rsidRPr="00D24F8F">
        <w:tab/>
        <w:t>Backend as a Service</w:t>
      </w:r>
      <w:r w:rsidR="002D579D" w:rsidRPr="00D24F8F">
        <w:tab/>
      </w:r>
    </w:p>
    <w:p w14:paraId="5D264809" w14:textId="3EF39610" w:rsidR="0094586A" w:rsidRPr="00D24F8F" w:rsidRDefault="0094586A" w:rsidP="00A103F7">
      <w:pPr>
        <w:pStyle w:val="Paragrafo"/>
      </w:pPr>
      <w:r>
        <w:t>CPU</w:t>
      </w:r>
      <w:r>
        <w:tab/>
      </w:r>
      <w:r>
        <w:tab/>
        <w:t>Central Processing Unit</w:t>
      </w:r>
    </w:p>
    <w:p w14:paraId="054954D4" w14:textId="08D91E26" w:rsidR="00083A19" w:rsidRPr="00D24F8F" w:rsidRDefault="00323F20" w:rsidP="00A103F7">
      <w:pPr>
        <w:pStyle w:val="Paragrafo"/>
      </w:pPr>
      <w:r w:rsidRPr="00D24F8F">
        <w:t>HTML</w:t>
      </w:r>
      <w:r w:rsidRPr="00D24F8F">
        <w:tab/>
      </w:r>
      <w:r w:rsidRPr="00D24F8F">
        <w:tab/>
        <w:t>HyperText Markup Language</w:t>
      </w:r>
    </w:p>
    <w:p w14:paraId="0C663D92" w14:textId="4257F91A" w:rsidR="00323F20" w:rsidRPr="00D24F8F" w:rsidRDefault="00544183" w:rsidP="00A103F7">
      <w:pPr>
        <w:pStyle w:val="Paragrafo"/>
      </w:pPr>
      <w:r w:rsidRPr="00D24F8F">
        <w:t>HTTP</w:t>
      </w:r>
      <w:r w:rsidRPr="00D24F8F">
        <w:tab/>
      </w:r>
      <w:r w:rsidRPr="00D24F8F">
        <w:tab/>
        <w:t>HyperText Transfer Protocol</w:t>
      </w:r>
    </w:p>
    <w:p w14:paraId="16F4A483" w14:textId="3B779CD3" w:rsidR="00544183" w:rsidRPr="00D24F8F" w:rsidRDefault="00544183" w:rsidP="00A103F7">
      <w:pPr>
        <w:pStyle w:val="Paragrafo"/>
      </w:pPr>
      <w:r w:rsidRPr="00D24F8F">
        <w:t>HTTPS</w:t>
      </w:r>
      <w:r w:rsidRPr="00D24F8F">
        <w:tab/>
        <w:t>HyperText Transfer Protocol Secure</w:t>
      </w:r>
    </w:p>
    <w:p w14:paraId="6C2A1EE8" w14:textId="7792E258" w:rsidR="00525A0A" w:rsidRPr="00D24F8F" w:rsidRDefault="00525A0A" w:rsidP="00A103F7">
      <w:pPr>
        <w:pStyle w:val="Paragrafo"/>
      </w:pPr>
      <w:r w:rsidRPr="00D24F8F">
        <w:t>IaaS</w:t>
      </w:r>
      <w:r w:rsidRPr="00D24F8F">
        <w:tab/>
      </w:r>
      <w:r w:rsidRPr="00D24F8F">
        <w:tab/>
        <w:t>Infrastructure as a Service</w:t>
      </w:r>
    </w:p>
    <w:p w14:paraId="43FC272C" w14:textId="17F123CD" w:rsidR="00544183" w:rsidRPr="00D24F8F" w:rsidRDefault="00544183" w:rsidP="00A103F7">
      <w:pPr>
        <w:pStyle w:val="Paragrafo"/>
      </w:pPr>
      <w:r w:rsidRPr="00D24F8F">
        <w:t>IBM</w:t>
      </w:r>
      <w:r w:rsidRPr="00D24F8F">
        <w:tab/>
      </w:r>
      <w:r w:rsidRPr="00D24F8F">
        <w:tab/>
        <w:t>Internacional Business Machines</w:t>
      </w:r>
    </w:p>
    <w:p w14:paraId="75F3758A" w14:textId="5AF6621B" w:rsidR="00544183" w:rsidRPr="00D24F8F" w:rsidRDefault="00544183" w:rsidP="00A103F7">
      <w:pPr>
        <w:pStyle w:val="Paragrafo"/>
      </w:pPr>
      <w:r w:rsidRPr="00D24F8F">
        <w:t>IDL</w:t>
      </w:r>
      <w:r w:rsidRPr="00D24F8F">
        <w:tab/>
      </w:r>
      <w:r w:rsidRPr="00D24F8F">
        <w:tab/>
        <w:t>Interface Definition Language</w:t>
      </w:r>
    </w:p>
    <w:p w14:paraId="391E82F2" w14:textId="21F88767" w:rsidR="00544183" w:rsidRPr="00D24F8F" w:rsidRDefault="00544183" w:rsidP="00A103F7">
      <w:pPr>
        <w:pStyle w:val="Paragrafo"/>
      </w:pPr>
      <w:r w:rsidRPr="00D24F8F">
        <w:t>IP</w:t>
      </w:r>
      <w:r w:rsidRPr="00D24F8F">
        <w:tab/>
      </w:r>
      <w:r w:rsidRPr="00D24F8F">
        <w:tab/>
        <w:t>Internet Protocol</w:t>
      </w:r>
    </w:p>
    <w:p w14:paraId="12849235" w14:textId="5BE0B696" w:rsidR="00731AC3" w:rsidRPr="00D24F8F" w:rsidRDefault="00731AC3" w:rsidP="00A103F7">
      <w:pPr>
        <w:pStyle w:val="Paragrafo"/>
      </w:pPr>
      <w:r w:rsidRPr="00D24F8F">
        <w:t>PaaS</w:t>
      </w:r>
      <w:r w:rsidRPr="00D24F8F">
        <w:tab/>
      </w:r>
      <w:r w:rsidRPr="00D24F8F">
        <w:tab/>
        <w:t>Platform as a Service</w:t>
      </w:r>
    </w:p>
    <w:p w14:paraId="0196C526" w14:textId="37B26184" w:rsidR="00AE6C0A" w:rsidRPr="00D24F8F" w:rsidRDefault="00AE6C0A" w:rsidP="00A103F7">
      <w:pPr>
        <w:pStyle w:val="Paragrafo"/>
      </w:pPr>
      <w:r w:rsidRPr="00D24F8F">
        <w:t>REST</w:t>
      </w:r>
      <w:r w:rsidRPr="00D24F8F">
        <w:tab/>
      </w:r>
      <w:r w:rsidRPr="00D24F8F">
        <w:tab/>
        <w:t>Respresentational State Transfer</w:t>
      </w:r>
    </w:p>
    <w:p w14:paraId="160FFF05" w14:textId="0C57DA2B" w:rsidR="00CE5D6B" w:rsidRDefault="00CE5D6B" w:rsidP="00A103F7">
      <w:pPr>
        <w:pStyle w:val="Paragrafo"/>
      </w:pPr>
      <w:r>
        <w:t>SAP</w:t>
      </w:r>
      <w:r>
        <w:tab/>
      </w:r>
      <w:r>
        <w:tab/>
        <w:t>Software de Assistência Pessoal</w:t>
      </w:r>
    </w:p>
    <w:p w14:paraId="215951A1" w14:textId="4DCF9849" w:rsidR="00CE5D6B" w:rsidRDefault="00CE5D6B" w:rsidP="00A103F7">
      <w:pPr>
        <w:pStyle w:val="Paragrafo"/>
      </w:pPr>
      <w:r>
        <w:t>SSH</w:t>
      </w:r>
      <w:r>
        <w:tab/>
      </w:r>
      <w:r>
        <w:tab/>
        <w:t>Secure Shell</w:t>
      </w:r>
    </w:p>
    <w:p w14:paraId="5B7A2F83" w14:textId="7D3E4C8E" w:rsidR="00366A0A" w:rsidRDefault="005260BD" w:rsidP="00A103F7">
      <w:pPr>
        <w:pStyle w:val="Paragrafo"/>
      </w:pPr>
      <w:r>
        <w:t>UESC</w:t>
      </w:r>
      <w:r>
        <w:tab/>
      </w:r>
      <w:r>
        <w:tab/>
        <w:t>Universidade Estadual de Santa Cruz</w:t>
      </w:r>
    </w:p>
    <w:p w14:paraId="00A60C9B" w14:textId="2A79D7FC" w:rsidR="005260BD" w:rsidRPr="00D24F8F" w:rsidRDefault="005260BD" w:rsidP="00A103F7">
      <w:pPr>
        <w:pStyle w:val="Paragrafo"/>
      </w:pPr>
      <w:r w:rsidRPr="00D24F8F">
        <w:t>UML</w:t>
      </w:r>
      <w:r w:rsidRPr="00D24F8F">
        <w:tab/>
      </w:r>
      <w:r w:rsidRPr="00D24F8F">
        <w:tab/>
        <w:t>Unified Modeling Language</w:t>
      </w:r>
    </w:p>
    <w:p w14:paraId="125A3A43" w14:textId="680EAAC1" w:rsidR="005260BD" w:rsidRPr="00D24F8F" w:rsidRDefault="000E1306" w:rsidP="00A103F7">
      <w:pPr>
        <w:pStyle w:val="Paragrafo"/>
      </w:pPr>
      <w:r w:rsidRPr="00D24F8F">
        <w:t>URL</w:t>
      </w:r>
      <w:r w:rsidRPr="00D24F8F">
        <w:tab/>
      </w:r>
      <w:r w:rsidRPr="00D24F8F">
        <w:tab/>
        <w:t>Uniform Resource Locator</w:t>
      </w:r>
    </w:p>
    <w:p w14:paraId="74D8691A" w14:textId="33C7DB1C" w:rsidR="0046551A" w:rsidRDefault="0046551A" w:rsidP="00A103F7">
      <w:pPr>
        <w:pStyle w:val="Paragrafo"/>
      </w:pPr>
      <w:r>
        <w:t>VPS</w:t>
      </w:r>
      <w:r>
        <w:tab/>
      </w:r>
      <w:r>
        <w:tab/>
        <w:t>Virtual Private Server</w:t>
      </w:r>
    </w:p>
    <w:p w14:paraId="7D20A2B3" w14:textId="77777777" w:rsidR="000E1306" w:rsidRDefault="000E1306" w:rsidP="00A103F7">
      <w:pPr>
        <w:pStyle w:val="Paragrafo"/>
      </w:pPr>
    </w:p>
    <w:p w14:paraId="00DA327D" w14:textId="77777777" w:rsidR="00CE5D6B" w:rsidRDefault="00CE5D6B" w:rsidP="00A103F7">
      <w:pPr>
        <w:pStyle w:val="Paragrafo"/>
      </w:pPr>
    </w:p>
    <w:p w14:paraId="62924F49" w14:textId="77777777" w:rsidR="00544183" w:rsidRDefault="00544183" w:rsidP="00A103F7">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60CD334E" w14:textId="77777777" w:rsidR="001F625B" w:rsidRDefault="00FF2B73">
      <w:pPr>
        <w:pStyle w:val="Sumrio1"/>
        <w:rPr>
          <w:rFonts w:asciiTheme="minorHAnsi" w:eastAsiaTheme="minorEastAsia" w:hAnsiTheme="minorHAnsi"/>
          <w:b w:val="0"/>
          <w:caps w:val="0"/>
          <w:noProof/>
          <w:lang w:eastAsia="pt-BR"/>
        </w:rPr>
      </w:pPr>
      <w:r>
        <w:fldChar w:fldCharType="begin"/>
      </w:r>
      <w:r>
        <w:instrText xml:space="preserve"> TOC \o "1-4" </w:instrText>
      </w:r>
      <w:r>
        <w:fldChar w:fldCharType="separate"/>
      </w:r>
      <w:r w:rsidR="001F625B">
        <w:rPr>
          <w:noProof/>
        </w:rPr>
        <w:t>1</w:t>
      </w:r>
      <w:r w:rsidR="001F625B">
        <w:rPr>
          <w:rFonts w:asciiTheme="minorHAnsi" w:eastAsiaTheme="minorEastAsia" w:hAnsiTheme="minorHAnsi"/>
          <w:b w:val="0"/>
          <w:caps w:val="0"/>
          <w:noProof/>
          <w:lang w:eastAsia="pt-BR"/>
        </w:rPr>
        <w:tab/>
      </w:r>
      <w:r w:rsidR="001F625B">
        <w:rPr>
          <w:noProof/>
        </w:rPr>
        <w:t>INTRODUÇÃO</w:t>
      </w:r>
      <w:r w:rsidR="001F625B">
        <w:rPr>
          <w:noProof/>
        </w:rPr>
        <w:tab/>
      </w:r>
      <w:r w:rsidR="001F625B">
        <w:rPr>
          <w:noProof/>
        </w:rPr>
        <w:fldChar w:fldCharType="begin"/>
      </w:r>
      <w:r w:rsidR="001F625B">
        <w:rPr>
          <w:noProof/>
        </w:rPr>
        <w:instrText xml:space="preserve"> PAGEREF _Toc531809239 \h </w:instrText>
      </w:r>
      <w:r w:rsidR="001F625B">
        <w:rPr>
          <w:noProof/>
        </w:rPr>
      </w:r>
      <w:r w:rsidR="001F625B">
        <w:rPr>
          <w:noProof/>
        </w:rPr>
        <w:fldChar w:fldCharType="separate"/>
      </w:r>
      <w:r w:rsidR="001F625B">
        <w:rPr>
          <w:noProof/>
        </w:rPr>
        <w:t>11</w:t>
      </w:r>
      <w:r w:rsidR="001F625B">
        <w:rPr>
          <w:noProof/>
        </w:rPr>
        <w:fldChar w:fldCharType="end"/>
      </w:r>
    </w:p>
    <w:p w14:paraId="3B362302"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1.1</w:t>
      </w:r>
      <w:r>
        <w:rPr>
          <w:rFonts w:asciiTheme="minorHAnsi" w:eastAsiaTheme="minorEastAsia" w:hAnsiTheme="minorHAnsi"/>
          <w:b w:val="0"/>
          <w:noProof/>
          <w:lang w:eastAsia="pt-BR"/>
        </w:rPr>
        <w:tab/>
      </w:r>
      <w:r>
        <w:rPr>
          <w:noProof/>
        </w:rPr>
        <w:t>Objetivos</w:t>
      </w:r>
      <w:r>
        <w:rPr>
          <w:noProof/>
        </w:rPr>
        <w:tab/>
      </w:r>
      <w:r>
        <w:rPr>
          <w:noProof/>
        </w:rPr>
        <w:fldChar w:fldCharType="begin"/>
      </w:r>
      <w:r>
        <w:rPr>
          <w:noProof/>
        </w:rPr>
        <w:instrText xml:space="preserve"> PAGEREF _Toc531809240 \h </w:instrText>
      </w:r>
      <w:r>
        <w:rPr>
          <w:noProof/>
        </w:rPr>
      </w:r>
      <w:r>
        <w:rPr>
          <w:noProof/>
        </w:rPr>
        <w:fldChar w:fldCharType="separate"/>
      </w:r>
      <w:r>
        <w:rPr>
          <w:noProof/>
        </w:rPr>
        <w:t>13</w:t>
      </w:r>
      <w:r>
        <w:rPr>
          <w:noProof/>
        </w:rPr>
        <w:fldChar w:fldCharType="end"/>
      </w:r>
    </w:p>
    <w:p w14:paraId="26E9DE3E" w14:textId="77777777" w:rsidR="001F625B" w:rsidRDefault="001F625B">
      <w:pPr>
        <w:pStyle w:val="Sumrio3"/>
        <w:rPr>
          <w:rFonts w:asciiTheme="minorHAnsi" w:eastAsiaTheme="minorEastAsia" w:hAnsiTheme="minorHAnsi"/>
          <w:noProof/>
          <w:lang w:eastAsia="pt-BR"/>
        </w:rPr>
      </w:pPr>
      <w:r>
        <w:rPr>
          <w:noProof/>
        </w:rPr>
        <w:t>1.1.1</w:t>
      </w:r>
      <w:r>
        <w:rPr>
          <w:rFonts w:asciiTheme="minorHAnsi" w:eastAsiaTheme="minorEastAsia" w:hAnsiTheme="minorHAnsi"/>
          <w:noProof/>
          <w:lang w:eastAsia="pt-BR"/>
        </w:rPr>
        <w:tab/>
      </w:r>
      <w:r>
        <w:rPr>
          <w:noProof/>
        </w:rPr>
        <w:t>Gerais</w:t>
      </w:r>
      <w:r>
        <w:rPr>
          <w:noProof/>
        </w:rPr>
        <w:tab/>
      </w:r>
      <w:r>
        <w:rPr>
          <w:noProof/>
        </w:rPr>
        <w:fldChar w:fldCharType="begin"/>
      </w:r>
      <w:r>
        <w:rPr>
          <w:noProof/>
        </w:rPr>
        <w:instrText xml:space="preserve"> PAGEREF _Toc531809241 \h </w:instrText>
      </w:r>
      <w:r>
        <w:rPr>
          <w:noProof/>
        </w:rPr>
      </w:r>
      <w:r>
        <w:rPr>
          <w:noProof/>
        </w:rPr>
        <w:fldChar w:fldCharType="separate"/>
      </w:r>
      <w:r>
        <w:rPr>
          <w:noProof/>
        </w:rPr>
        <w:t>13</w:t>
      </w:r>
      <w:r>
        <w:rPr>
          <w:noProof/>
        </w:rPr>
        <w:fldChar w:fldCharType="end"/>
      </w:r>
    </w:p>
    <w:p w14:paraId="74FFB42E" w14:textId="77777777" w:rsidR="001F625B" w:rsidRDefault="001F625B">
      <w:pPr>
        <w:pStyle w:val="Sumrio3"/>
        <w:rPr>
          <w:rFonts w:asciiTheme="minorHAnsi" w:eastAsiaTheme="minorEastAsia" w:hAnsiTheme="minorHAnsi"/>
          <w:noProof/>
          <w:lang w:eastAsia="pt-BR"/>
        </w:rPr>
      </w:pPr>
      <w:r>
        <w:rPr>
          <w:noProof/>
        </w:rPr>
        <w:t>1.1.2</w:t>
      </w:r>
      <w:r>
        <w:rPr>
          <w:rFonts w:asciiTheme="minorHAnsi" w:eastAsiaTheme="minorEastAsia" w:hAnsiTheme="minorHAnsi"/>
          <w:noProof/>
          <w:lang w:eastAsia="pt-BR"/>
        </w:rPr>
        <w:tab/>
      </w:r>
      <w:r>
        <w:rPr>
          <w:noProof/>
        </w:rPr>
        <w:t>Específicos</w:t>
      </w:r>
      <w:r>
        <w:rPr>
          <w:noProof/>
        </w:rPr>
        <w:tab/>
      </w:r>
      <w:r>
        <w:rPr>
          <w:noProof/>
        </w:rPr>
        <w:fldChar w:fldCharType="begin"/>
      </w:r>
      <w:r>
        <w:rPr>
          <w:noProof/>
        </w:rPr>
        <w:instrText xml:space="preserve"> PAGEREF _Toc531809242 \h </w:instrText>
      </w:r>
      <w:r>
        <w:rPr>
          <w:noProof/>
        </w:rPr>
      </w:r>
      <w:r>
        <w:rPr>
          <w:noProof/>
        </w:rPr>
        <w:fldChar w:fldCharType="separate"/>
      </w:r>
      <w:r>
        <w:rPr>
          <w:noProof/>
        </w:rPr>
        <w:t>14</w:t>
      </w:r>
      <w:r>
        <w:rPr>
          <w:noProof/>
        </w:rPr>
        <w:fldChar w:fldCharType="end"/>
      </w:r>
    </w:p>
    <w:p w14:paraId="10B049BE" w14:textId="77777777" w:rsidR="001F625B" w:rsidRDefault="001F625B">
      <w:pPr>
        <w:pStyle w:val="Sumrio1"/>
        <w:rPr>
          <w:rFonts w:asciiTheme="minorHAnsi" w:eastAsiaTheme="minorEastAsia" w:hAnsiTheme="minorHAnsi"/>
          <w:b w:val="0"/>
          <w:caps w:val="0"/>
          <w:noProof/>
          <w:lang w:eastAsia="pt-BR"/>
        </w:rPr>
      </w:pPr>
      <w:r>
        <w:rPr>
          <w:noProof/>
        </w:rPr>
        <w:t>2</w:t>
      </w:r>
      <w:r>
        <w:rPr>
          <w:rFonts w:asciiTheme="minorHAnsi" w:eastAsiaTheme="minorEastAsia" w:hAnsiTheme="minorHAnsi"/>
          <w:b w:val="0"/>
          <w:caps w:val="0"/>
          <w:noProof/>
          <w:lang w:eastAsia="pt-BR"/>
        </w:rPr>
        <w:tab/>
      </w:r>
      <w:r>
        <w:rPr>
          <w:noProof/>
        </w:rPr>
        <w:t>EMBASAMENTO TEÓRICO</w:t>
      </w:r>
      <w:r>
        <w:rPr>
          <w:noProof/>
        </w:rPr>
        <w:tab/>
      </w:r>
      <w:r>
        <w:rPr>
          <w:noProof/>
        </w:rPr>
        <w:fldChar w:fldCharType="begin"/>
      </w:r>
      <w:r>
        <w:rPr>
          <w:noProof/>
        </w:rPr>
        <w:instrText xml:space="preserve"> PAGEREF _Toc531809243 \h </w:instrText>
      </w:r>
      <w:r>
        <w:rPr>
          <w:noProof/>
        </w:rPr>
      </w:r>
      <w:r>
        <w:rPr>
          <w:noProof/>
        </w:rPr>
        <w:fldChar w:fldCharType="separate"/>
      </w:r>
      <w:r>
        <w:rPr>
          <w:noProof/>
        </w:rPr>
        <w:t>15</w:t>
      </w:r>
      <w:r>
        <w:rPr>
          <w:noProof/>
        </w:rPr>
        <w:fldChar w:fldCharType="end"/>
      </w:r>
    </w:p>
    <w:p w14:paraId="5609A968"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2.1</w:t>
      </w:r>
      <w:r>
        <w:rPr>
          <w:rFonts w:asciiTheme="minorHAnsi" w:eastAsiaTheme="minorEastAsia" w:hAnsiTheme="minorHAnsi"/>
          <w:b w:val="0"/>
          <w:noProof/>
          <w:lang w:eastAsia="pt-BR"/>
        </w:rPr>
        <w:tab/>
      </w:r>
      <w:r>
        <w:rPr>
          <w:noProof/>
        </w:rPr>
        <w:t>Entendimento de Linguagem Natural</w:t>
      </w:r>
      <w:r>
        <w:rPr>
          <w:noProof/>
        </w:rPr>
        <w:tab/>
      </w:r>
      <w:r>
        <w:rPr>
          <w:noProof/>
        </w:rPr>
        <w:fldChar w:fldCharType="begin"/>
      </w:r>
      <w:r>
        <w:rPr>
          <w:noProof/>
        </w:rPr>
        <w:instrText xml:space="preserve"> PAGEREF _Toc531809244 \h </w:instrText>
      </w:r>
      <w:r>
        <w:rPr>
          <w:noProof/>
        </w:rPr>
      </w:r>
      <w:r>
        <w:rPr>
          <w:noProof/>
        </w:rPr>
        <w:fldChar w:fldCharType="separate"/>
      </w:r>
      <w:r>
        <w:rPr>
          <w:noProof/>
        </w:rPr>
        <w:t>15</w:t>
      </w:r>
      <w:r>
        <w:rPr>
          <w:noProof/>
        </w:rPr>
        <w:fldChar w:fldCharType="end"/>
      </w:r>
    </w:p>
    <w:p w14:paraId="4BB4DB23"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2.2</w:t>
      </w:r>
      <w:r>
        <w:rPr>
          <w:rFonts w:asciiTheme="minorHAnsi" w:eastAsiaTheme="minorEastAsia" w:hAnsiTheme="minorHAnsi"/>
          <w:b w:val="0"/>
          <w:noProof/>
          <w:lang w:eastAsia="pt-BR"/>
        </w:rPr>
        <w:tab/>
      </w:r>
      <w:r>
        <w:rPr>
          <w:noProof/>
        </w:rPr>
        <w:t>Backend as a Service</w:t>
      </w:r>
      <w:r>
        <w:rPr>
          <w:noProof/>
        </w:rPr>
        <w:tab/>
      </w:r>
      <w:r>
        <w:rPr>
          <w:noProof/>
        </w:rPr>
        <w:fldChar w:fldCharType="begin"/>
      </w:r>
      <w:r>
        <w:rPr>
          <w:noProof/>
        </w:rPr>
        <w:instrText xml:space="preserve"> PAGEREF _Toc531809245 \h </w:instrText>
      </w:r>
      <w:r>
        <w:rPr>
          <w:noProof/>
        </w:rPr>
      </w:r>
      <w:r>
        <w:rPr>
          <w:noProof/>
        </w:rPr>
        <w:fldChar w:fldCharType="separate"/>
      </w:r>
      <w:r>
        <w:rPr>
          <w:noProof/>
        </w:rPr>
        <w:t>16</w:t>
      </w:r>
      <w:r>
        <w:rPr>
          <w:noProof/>
        </w:rPr>
        <w:fldChar w:fldCharType="end"/>
      </w:r>
    </w:p>
    <w:p w14:paraId="7447BE2E"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2.3</w:t>
      </w:r>
      <w:r>
        <w:rPr>
          <w:rFonts w:asciiTheme="minorHAnsi" w:eastAsiaTheme="minorEastAsia" w:hAnsiTheme="minorHAnsi"/>
          <w:b w:val="0"/>
          <w:noProof/>
          <w:lang w:eastAsia="pt-BR"/>
        </w:rPr>
        <w:tab/>
      </w:r>
      <w:r>
        <w:rPr>
          <w:noProof/>
        </w:rPr>
        <w:t>VPS Hosting</w:t>
      </w:r>
      <w:r>
        <w:rPr>
          <w:noProof/>
        </w:rPr>
        <w:tab/>
      </w:r>
      <w:r>
        <w:rPr>
          <w:noProof/>
        </w:rPr>
        <w:fldChar w:fldCharType="begin"/>
      </w:r>
      <w:r>
        <w:rPr>
          <w:noProof/>
        </w:rPr>
        <w:instrText xml:space="preserve"> PAGEREF _Toc531809246 \h </w:instrText>
      </w:r>
      <w:r>
        <w:rPr>
          <w:noProof/>
        </w:rPr>
      </w:r>
      <w:r>
        <w:rPr>
          <w:noProof/>
        </w:rPr>
        <w:fldChar w:fldCharType="separate"/>
      </w:r>
      <w:r>
        <w:rPr>
          <w:noProof/>
        </w:rPr>
        <w:t>16</w:t>
      </w:r>
      <w:r>
        <w:rPr>
          <w:noProof/>
        </w:rPr>
        <w:fldChar w:fldCharType="end"/>
      </w:r>
    </w:p>
    <w:p w14:paraId="7F57DD33"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2.4</w:t>
      </w:r>
      <w:r>
        <w:rPr>
          <w:rFonts w:asciiTheme="minorHAnsi" w:eastAsiaTheme="minorEastAsia" w:hAnsiTheme="minorHAnsi"/>
          <w:b w:val="0"/>
          <w:noProof/>
          <w:lang w:eastAsia="pt-BR"/>
        </w:rPr>
        <w:tab/>
      </w:r>
      <w:r>
        <w:rPr>
          <w:noProof/>
        </w:rPr>
        <w:t>Web Scraping</w:t>
      </w:r>
      <w:r>
        <w:rPr>
          <w:noProof/>
        </w:rPr>
        <w:tab/>
      </w:r>
      <w:r>
        <w:rPr>
          <w:noProof/>
        </w:rPr>
        <w:fldChar w:fldCharType="begin"/>
      </w:r>
      <w:r>
        <w:rPr>
          <w:noProof/>
        </w:rPr>
        <w:instrText xml:space="preserve"> PAGEREF _Toc531809247 \h </w:instrText>
      </w:r>
      <w:r>
        <w:rPr>
          <w:noProof/>
        </w:rPr>
      </w:r>
      <w:r>
        <w:rPr>
          <w:noProof/>
        </w:rPr>
        <w:fldChar w:fldCharType="separate"/>
      </w:r>
      <w:r>
        <w:rPr>
          <w:noProof/>
        </w:rPr>
        <w:t>17</w:t>
      </w:r>
      <w:r>
        <w:rPr>
          <w:noProof/>
        </w:rPr>
        <w:fldChar w:fldCharType="end"/>
      </w:r>
    </w:p>
    <w:p w14:paraId="68CDDC58"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2.5</w:t>
      </w:r>
      <w:r>
        <w:rPr>
          <w:rFonts w:asciiTheme="minorHAnsi" w:eastAsiaTheme="minorEastAsia" w:hAnsiTheme="minorHAnsi"/>
          <w:b w:val="0"/>
          <w:noProof/>
          <w:lang w:eastAsia="pt-BR"/>
        </w:rPr>
        <w:tab/>
      </w:r>
      <w:r>
        <w:rPr>
          <w:noProof/>
        </w:rPr>
        <w:t>Sistemas Distribuídos</w:t>
      </w:r>
      <w:r>
        <w:rPr>
          <w:noProof/>
        </w:rPr>
        <w:tab/>
      </w:r>
      <w:r>
        <w:rPr>
          <w:noProof/>
        </w:rPr>
        <w:fldChar w:fldCharType="begin"/>
      </w:r>
      <w:r>
        <w:rPr>
          <w:noProof/>
        </w:rPr>
        <w:instrText xml:space="preserve"> PAGEREF _Toc531809248 \h </w:instrText>
      </w:r>
      <w:r>
        <w:rPr>
          <w:noProof/>
        </w:rPr>
      </w:r>
      <w:r>
        <w:rPr>
          <w:noProof/>
        </w:rPr>
        <w:fldChar w:fldCharType="separate"/>
      </w:r>
      <w:r>
        <w:rPr>
          <w:noProof/>
        </w:rPr>
        <w:t>17</w:t>
      </w:r>
      <w:r>
        <w:rPr>
          <w:noProof/>
        </w:rPr>
        <w:fldChar w:fldCharType="end"/>
      </w:r>
    </w:p>
    <w:p w14:paraId="3C8B0EAF"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2.6</w:t>
      </w:r>
      <w:r>
        <w:rPr>
          <w:rFonts w:asciiTheme="minorHAnsi" w:eastAsiaTheme="minorEastAsia" w:hAnsiTheme="minorHAnsi"/>
          <w:b w:val="0"/>
          <w:noProof/>
          <w:lang w:eastAsia="pt-BR"/>
        </w:rPr>
        <w:tab/>
      </w:r>
      <w:r>
        <w:rPr>
          <w:noProof/>
        </w:rPr>
        <w:t>Metodologias Ágeis</w:t>
      </w:r>
      <w:r>
        <w:rPr>
          <w:noProof/>
        </w:rPr>
        <w:tab/>
      </w:r>
      <w:r>
        <w:rPr>
          <w:noProof/>
        </w:rPr>
        <w:fldChar w:fldCharType="begin"/>
      </w:r>
      <w:r>
        <w:rPr>
          <w:noProof/>
        </w:rPr>
        <w:instrText xml:space="preserve"> PAGEREF _Toc531809249 \h </w:instrText>
      </w:r>
      <w:r>
        <w:rPr>
          <w:noProof/>
        </w:rPr>
      </w:r>
      <w:r>
        <w:rPr>
          <w:noProof/>
        </w:rPr>
        <w:fldChar w:fldCharType="separate"/>
      </w:r>
      <w:r>
        <w:rPr>
          <w:noProof/>
        </w:rPr>
        <w:t>17</w:t>
      </w:r>
      <w:r>
        <w:rPr>
          <w:noProof/>
        </w:rPr>
        <w:fldChar w:fldCharType="end"/>
      </w:r>
    </w:p>
    <w:p w14:paraId="3DBF2CEF" w14:textId="77777777" w:rsidR="001F625B" w:rsidRDefault="001F625B">
      <w:pPr>
        <w:pStyle w:val="Sumrio1"/>
        <w:rPr>
          <w:rFonts w:asciiTheme="minorHAnsi" w:eastAsiaTheme="minorEastAsia" w:hAnsiTheme="minorHAnsi"/>
          <w:b w:val="0"/>
          <w:caps w:val="0"/>
          <w:noProof/>
          <w:lang w:eastAsia="pt-BR"/>
        </w:rPr>
      </w:pPr>
      <w:r>
        <w:rPr>
          <w:noProof/>
        </w:rPr>
        <w:t>3</w:t>
      </w:r>
      <w:r>
        <w:rPr>
          <w:rFonts w:asciiTheme="minorHAnsi" w:eastAsiaTheme="minorEastAsia" w:hAnsiTheme="minorHAnsi"/>
          <w:b w:val="0"/>
          <w:caps w:val="0"/>
          <w:noProof/>
          <w:lang w:eastAsia="pt-BR"/>
        </w:rPr>
        <w:tab/>
      </w:r>
      <w:r>
        <w:rPr>
          <w:noProof/>
        </w:rPr>
        <w:t>MATERIAIS E MÉTODOS</w:t>
      </w:r>
      <w:r>
        <w:rPr>
          <w:noProof/>
        </w:rPr>
        <w:tab/>
      </w:r>
      <w:r>
        <w:rPr>
          <w:noProof/>
        </w:rPr>
        <w:fldChar w:fldCharType="begin"/>
      </w:r>
      <w:r>
        <w:rPr>
          <w:noProof/>
        </w:rPr>
        <w:instrText xml:space="preserve"> PAGEREF _Toc531809250 \h </w:instrText>
      </w:r>
      <w:r>
        <w:rPr>
          <w:noProof/>
        </w:rPr>
      </w:r>
      <w:r>
        <w:rPr>
          <w:noProof/>
        </w:rPr>
        <w:fldChar w:fldCharType="separate"/>
      </w:r>
      <w:r>
        <w:rPr>
          <w:noProof/>
        </w:rPr>
        <w:t>18</w:t>
      </w:r>
      <w:r>
        <w:rPr>
          <w:noProof/>
        </w:rPr>
        <w:fldChar w:fldCharType="end"/>
      </w:r>
    </w:p>
    <w:p w14:paraId="6A2BB319"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3.1</w:t>
      </w:r>
      <w:r>
        <w:rPr>
          <w:rFonts w:asciiTheme="minorHAnsi" w:eastAsiaTheme="minorEastAsia" w:hAnsiTheme="minorHAnsi"/>
          <w:b w:val="0"/>
          <w:noProof/>
          <w:lang w:eastAsia="pt-BR"/>
        </w:rPr>
        <w:tab/>
      </w:r>
      <w:r>
        <w:rPr>
          <w:noProof/>
        </w:rPr>
        <w:t>Materiais</w:t>
      </w:r>
      <w:r>
        <w:rPr>
          <w:noProof/>
        </w:rPr>
        <w:tab/>
      </w:r>
      <w:r>
        <w:rPr>
          <w:noProof/>
        </w:rPr>
        <w:fldChar w:fldCharType="begin"/>
      </w:r>
      <w:r>
        <w:rPr>
          <w:noProof/>
        </w:rPr>
        <w:instrText xml:space="preserve"> PAGEREF _Toc531809251 \h </w:instrText>
      </w:r>
      <w:r>
        <w:rPr>
          <w:noProof/>
        </w:rPr>
      </w:r>
      <w:r>
        <w:rPr>
          <w:noProof/>
        </w:rPr>
        <w:fldChar w:fldCharType="separate"/>
      </w:r>
      <w:r>
        <w:rPr>
          <w:noProof/>
        </w:rPr>
        <w:t>18</w:t>
      </w:r>
      <w:r>
        <w:rPr>
          <w:noProof/>
        </w:rPr>
        <w:fldChar w:fldCharType="end"/>
      </w:r>
    </w:p>
    <w:p w14:paraId="2982C3F7" w14:textId="77777777" w:rsidR="001F625B" w:rsidRDefault="001F625B">
      <w:pPr>
        <w:pStyle w:val="Sumrio3"/>
        <w:rPr>
          <w:rFonts w:asciiTheme="minorHAnsi" w:eastAsiaTheme="minorEastAsia" w:hAnsiTheme="minorHAnsi"/>
          <w:noProof/>
          <w:lang w:eastAsia="pt-BR"/>
        </w:rPr>
      </w:pPr>
      <w:r>
        <w:rPr>
          <w:noProof/>
        </w:rPr>
        <w:t>3.1.1</w:t>
      </w:r>
      <w:r>
        <w:rPr>
          <w:rFonts w:asciiTheme="minorHAnsi" w:eastAsiaTheme="minorEastAsia" w:hAnsiTheme="minorHAnsi"/>
          <w:noProof/>
          <w:lang w:eastAsia="pt-BR"/>
        </w:rPr>
        <w:tab/>
      </w:r>
      <w:r>
        <w:rPr>
          <w:noProof/>
        </w:rPr>
        <w:t>Watson Assistant</w:t>
      </w:r>
      <w:r>
        <w:rPr>
          <w:noProof/>
        </w:rPr>
        <w:tab/>
      </w:r>
      <w:r>
        <w:rPr>
          <w:noProof/>
        </w:rPr>
        <w:fldChar w:fldCharType="begin"/>
      </w:r>
      <w:r>
        <w:rPr>
          <w:noProof/>
        </w:rPr>
        <w:instrText xml:space="preserve"> PAGEREF _Toc531809252 \h </w:instrText>
      </w:r>
      <w:r>
        <w:rPr>
          <w:noProof/>
        </w:rPr>
      </w:r>
      <w:r>
        <w:rPr>
          <w:noProof/>
        </w:rPr>
        <w:fldChar w:fldCharType="separate"/>
      </w:r>
      <w:r>
        <w:rPr>
          <w:noProof/>
        </w:rPr>
        <w:t>18</w:t>
      </w:r>
      <w:r>
        <w:rPr>
          <w:noProof/>
        </w:rPr>
        <w:fldChar w:fldCharType="end"/>
      </w:r>
    </w:p>
    <w:p w14:paraId="18A49434" w14:textId="77777777" w:rsidR="001F625B" w:rsidRDefault="001F625B">
      <w:pPr>
        <w:pStyle w:val="Sumrio3"/>
        <w:rPr>
          <w:rFonts w:asciiTheme="minorHAnsi" w:eastAsiaTheme="minorEastAsia" w:hAnsiTheme="minorHAnsi"/>
          <w:noProof/>
          <w:lang w:eastAsia="pt-BR"/>
        </w:rPr>
      </w:pPr>
      <w:r>
        <w:rPr>
          <w:noProof/>
        </w:rPr>
        <w:t>3.1.2</w:t>
      </w:r>
      <w:r>
        <w:rPr>
          <w:rFonts w:asciiTheme="minorHAnsi" w:eastAsiaTheme="minorEastAsia" w:hAnsiTheme="minorHAnsi"/>
          <w:noProof/>
          <w:lang w:eastAsia="pt-BR"/>
        </w:rPr>
        <w:tab/>
      </w:r>
      <w:r>
        <w:rPr>
          <w:noProof/>
        </w:rPr>
        <w:t>Aplicativos de Troca de Mensagens</w:t>
      </w:r>
      <w:r>
        <w:rPr>
          <w:noProof/>
        </w:rPr>
        <w:tab/>
      </w:r>
      <w:r>
        <w:rPr>
          <w:noProof/>
        </w:rPr>
        <w:fldChar w:fldCharType="begin"/>
      </w:r>
      <w:r>
        <w:rPr>
          <w:noProof/>
        </w:rPr>
        <w:instrText xml:space="preserve"> PAGEREF _Toc531809253 \h </w:instrText>
      </w:r>
      <w:r>
        <w:rPr>
          <w:noProof/>
        </w:rPr>
      </w:r>
      <w:r>
        <w:rPr>
          <w:noProof/>
        </w:rPr>
        <w:fldChar w:fldCharType="separate"/>
      </w:r>
      <w:r>
        <w:rPr>
          <w:noProof/>
        </w:rPr>
        <w:t>22</w:t>
      </w:r>
      <w:r>
        <w:rPr>
          <w:noProof/>
        </w:rPr>
        <w:fldChar w:fldCharType="end"/>
      </w:r>
    </w:p>
    <w:p w14:paraId="7CD64E94"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3.1.2.1</w:t>
      </w:r>
      <w:r>
        <w:rPr>
          <w:rFonts w:asciiTheme="minorHAnsi" w:eastAsiaTheme="minorEastAsia" w:hAnsiTheme="minorHAnsi"/>
          <w:noProof/>
          <w:lang w:eastAsia="pt-BR"/>
        </w:rPr>
        <w:tab/>
      </w:r>
      <w:r>
        <w:rPr>
          <w:noProof/>
        </w:rPr>
        <w:t>Telegram</w:t>
      </w:r>
      <w:r>
        <w:rPr>
          <w:noProof/>
        </w:rPr>
        <w:tab/>
      </w:r>
      <w:r>
        <w:rPr>
          <w:noProof/>
        </w:rPr>
        <w:fldChar w:fldCharType="begin"/>
      </w:r>
      <w:r>
        <w:rPr>
          <w:noProof/>
        </w:rPr>
        <w:instrText xml:space="preserve"> PAGEREF _Toc531809254 \h </w:instrText>
      </w:r>
      <w:r>
        <w:rPr>
          <w:noProof/>
        </w:rPr>
      </w:r>
      <w:r>
        <w:rPr>
          <w:noProof/>
        </w:rPr>
        <w:fldChar w:fldCharType="separate"/>
      </w:r>
      <w:r>
        <w:rPr>
          <w:noProof/>
        </w:rPr>
        <w:t>22</w:t>
      </w:r>
      <w:r>
        <w:rPr>
          <w:noProof/>
        </w:rPr>
        <w:fldChar w:fldCharType="end"/>
      </w:r>
    </w:p>
    <w:p w14:paraId="44916CBD"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3.1.2.2</w:t>
      </w:r>
      <w:r>
        <w:rPr>
          <w:rFonts w:asciiTheme="minorHAnsi" w:eastAsiaTheme="minorEastAsia" w:hAnsiTheme="minorHAnsi"/>
          <w:noProof/>
          <w:lang w:eastAsia="pt-BR"/>
        </w:rPr>
        <w:tab/>
      </w:r>
      <w:r>
        <w:rPr>
          <w:noProof/>
        </w:rPr>
        <w:t>Messenger</w:t>
      </w:r>
      <w:r>
        <w:rPr>
          <w:noProof/>
        </w:rPr>
        <w:tab/>
      </w:r>
      <w:r>
        <w:rPr>
          <w:noProof/>
        </w:rPr>
        <w:fldChar w:fldCharType="begin"/>
      </w:r>
      <w:r>
        <w:rPr>
          <w:noProof/>
        </w:rPr>
        <w:instrText xml:space="preserve"> PAGEREF _Toc531809255 \h </w:instrText>
      </w:r>
      <w:r>
        <w:rPr>
          <w:noProof/>
        </w:rPr>
      </w:r>
      <w:r>
        <w:rPr>
          <w:noProof/>
        </w:rPr>
        <w:fldChar w:fldCharType="separate"/>
      </w:r>
      <w:r>
        <w:rPr>
          <w:noProof/>
        </w:rPr>
        <w:t>24</w:t>
      </w:r>
      <w:r>
        <w:rPr>
          <w:noProof/>
        </w:rPr>
        <w:fldChar w:fldCharType="end"/>
      </w:r>
    </w:p>
    <w:p w14:paraId="1A057AEF" w14:textId="77777777" w:rsidR="001F625B" w:rsidRDefault="001F625B">
      <w:pPr>
        <w:pStyle w:val="Sumrio3"/>
        <w:rPr>
          <w:rFonts w:asciiTheme="minorHAnsi" w:eastAsiaTheme="minorEastAsia" w:hAnsiTheme="minorHAnsi"/>
          <w:noProof/>
          <w:lang w:eastAsia="pt-BR"/>
        </w:rPr>
      </w:pPr>
      <w:r>
        <w:rPr>
          <w:noProof/>
        </w:rPr>
        <w:t>3.1.3</w:t>
      </w:r>
      <w:r>
        <w:rPr>
          <w:rFonts w:asciiTheme="minorHAnsi" w:eastAsiaTheme="minorEastAsia" w:hAnsiTheme="minorHAnsi"/>
          <w:noProof/>
          <w:lang w:eastAsia="pt-BR"/>
        </w:rPr>
        <w:tab/>
      </w:r>
      <w:r>
        <w:rPr>
          <w:noProof/>
        </w:rPr>
        <w:t>Back4App</w:t>
      </w:r>
      <w:r>
        <w:rPr>
          <w:noProof/>
        </w:rPr>
        <w:tab/>
      </w:r>
      <w:r>
        <w:rPr>
          <w:noProof/>
        </w:rPr>
        <w:fldChar w:fldCharType="begin"/>
      </w:r>
      <w:r>
        <w:rPr>
          <w:noProof/>
        </w:rPr>
        <w:instrText xml:space="preserve"> PAGEREF _Toc531809256 \h </w:instrText>
      </w:r>
      <w:r>
        <w:rPr>
          <w:noProof/>
        </w:rPr>
      </w:r>
      <w:r>
        <w:rPr>
          <w:noProof/>
        </w:rPr>
        <w:fldChar w:fldCharType="separate"/>
      </w:r>
      <w:r>
        <w:rPr>
          <w:noProof/>
        </w:rPr>
        <w:t>24</w:t>
      </w:r>
      <w:r>
        <w:rPr>
          <w:noProof/>
        </w:rPr>
        <w:fldChar w:fldCharType="end"/>
      </w:r>
    </w:p>
    <w:p w14:paraId="5F49E85B" w14:textId="77777777" w:rsidR="001F625B" w:rsidRDefault="001F625B">
      <w:pPr>
        <w:pStyle w:val="Sumrio3"/>
        <w:rPr>
          <w:rFonts w:asciiTheme="minorHAnsi" w:eastAsiaTheme="minorEastAsia" w:hAnsiTheme="minorHAnsi"/>
          <w:noProof/>
          <w:lang w:eastAsia="pt-BR"/>
        </w:rPr>
      </w:pPr>
      <w:r>
        <w:rPr>
          <w:noProof/>
        </w:rPr>
        <w:t>3.1.4</w:t>
      </w:r>
      <w:r>
        <w:rPr>
          <w:rFonts w:asciiTheme="minorHAnsi" w:eastAsiaTheme="minorEastAsia" w:hAnsiTheme="minorHAnsi"/>
          <w:noProof/>
          <w:lang w:eastAsia="pt-BR"/>
        </w:rPr>
        <w:tab/>
      </w:r>
      <w:r>
        <w:rPr>
          <w:noProof/>
        </w:rPr>
        <w:t>DigitalOcean Droplet</w:t>
      </w:r>
      <w:r>
        <w:rPr>
          <w:noProof/>
        </w:rPr>
        <w:tab/>
      </w:r>
      <w:r>
        <w:rPr>
          <w:noProof/>
        </w:rPr>
        <w:fldChar w:fldCharType="begin"/>
      </w:r>
      <w:r>
        <w:rPr>
          <w:noProof/>
        </w:rPr>
        <w:instrText xml:space="preserve"> PAGEREF _Toc531809257 \h </w:instrText>
      </w:r>
      <w:r>
        <w:rPr>
          <w:noProof/>
        </w:rPr>
      </w:r>
      <w:r>
        <w:rPr>
          <w:noProof/>
        </w:rPr>
        <w:fldChar w:fldCharType="separate"/>
      </w:r>
      <w:r>
        <w:rPr>
          <w:noProof/>
        </w:rPr>
        <w:t>26</w:t>
      </w:r>
      <w:r>
        <w:rPr>
          <w:noProof/>
        </w:rPr>
        <w:fldChar w:fldCharType="end"/>
      </w:r>
    </w:p>
    <w:p w14:paraId="3163DA7A" w14:textId="77777777" w:rsidR="001F625B" w:rsidRDefault="001F625B">
      <w:pPr>
        <w:pStyle w:val="Sumrio3"/>
        <w:rPr>
          <w:rFonts w:asciiTheme="minorHAnsi" w:eastAsiaTheme="minorEastAsia" w:hAnsiTheme="minorHAnsi"/>
          <w:noProof/>
          <w:lang w:eastAsia="pt-BR"/>
        </w:rPr>
      </w:pPr>
      <w:r>
        <w:rPr>
          <w:noProof/>
        </w:rPr>
        <w:t>3.1.5</w:t>
      </w:r>
      <w:r>
        <w:rPr>
          <w:rFonts w:asciiTheme="minorHAnsi" w:eastAsiaTheme="minorEastAsia" w:hAnsiTheme="minorHAnsi"/>
          <w:noProof/>
          <w:lang w:eastAsia="pt-BR"/>
        </w:rPr>
        <w:tab/>
      </w:r>
      <w:r>
        <w:rPr>
          <w:noProof/>
        </w:rPr>
        <w:t>Heroku Dyno</w:t>
      </w:r>
      <w:r>
        <w:rPr>
          <w:noProof/>
        </w:rPr>
        <w:tab/>
      </w:r>
      <w:r>
        <w:rPr>
          <w:noProof/>
        </w:rPr>
        <w:fldChar w:fldCharType="begin"/>
      </w:r>
      <w:r>
        <w:rPr>
          <w:noProof/>
        </w:rPr>
        <w:instrText xml:space="preserve"> PAGEREF _Toc531809258 \h </w:instrText>
      </w:r>
      <w:r>
        <w:rPr>
          <w:noProof/>
        </w:rPr>
      </w:r>
      <w:r>
        <w:rPr>
          <w:noProof/>
        </w:rPr>
        <w:fldChar w:fldCharType="separate"/>
      </w:r>
      <w:r>
        <w:rPr>
          <w:noProof/>
        </w:rPr>
        <w:t>27</w:t>
      </w:r>
      <w:r>
        <w:rPr>
          <w:noProof/>
        </w:rPr>
        <w:fldChar w:fldCharType="end"/>
      </w:r>
    </w:p>
    <w:p w14:paraId="5EC157FB" w14:textId="77777777" w:rsidR="001F625B" w:rsidRDefault="001F625B">
      <w:pPr>
        <w:pStyle w:val="Sumrio3"/>
        <w:rPr>
          <w:rFonts w:asciiTheme="minorHAnsi" w:eastAsiaTheme="minorEastAsia" w:hAnsiTheme="minorHAnsi"/>
          <w:noProof/>
          <w:lang w:eastAsia="pt-BR"/>
        </w:rPr>
      </w:pPr>
      <w:r>
        <w:rPr>
          <w:noProof/>
        </w:rPr>
        <w:t>3.1.6</w:t>
      </w:r>
      <w:r>
        <w:rPr>
          <w:rFonts w:asciiTheme="minorHAnsi" w:eastAsiaTheme="minorEastAsia" w:hAnsiTheme="minorHAnsi"/>
          <w:noProof/>
          <w:lang w:eastAsia="pt-BR"/>
        </w:rPr>
        <w:tab/>
      </w:r>
      <w:r>
        <w:rPr>
          <w:noProof/>
        </w:rPr>
        <w:t>Selenium WebDriver</w:t>
      </w:r>
      <w:r>
        <w:rPr>
          <w:noProof/>
        </w:rPr>
        <w:tab/>
      </w:r>
      <w:r>
        <w:rPr>
          <w:noProof/>
        </w:rPr>
        <w:fldChar w:fldCharType="begin"/>
      </w:r>
      <w:r>
        <w:rPr>
          <w:noProof/>
        </w:rPr>
        <w:instrText xml:space="preserve"> PAGEREF _Toc531809259 \h </w:instrText>
      </w:r>
      <w:r>
        <w:rPr>
          <w:noProof/>
        </w:rPr>
      </w:r>
      <w:r>
        <w:rPr>
          <w:noProof/>
        </w:rPr>
        <w:fldChar w:fldCharType="separate"/>
      </w:r>
      <w:r>
        <w:rPr>
          <w:noProof/>
        </w:rPr>
        <w:t>29</w:t>
      </w:r>
      <w:r>
        <w:rPr>
          <w:noProof/>
        </w:rPr>
        <w:fldChar w:fldCharType="end"/>
      </w:r>
    </w:p>
    <w:p w14:paraId="3A5913F9" w14:textId="77777777" w:rsidR="001F625B" w:rsidRDefault="001F625B">
      <w:pPr>
        <w:pStyle w:val="Sumrio3"/>
        <w:rPr>
          <w:rFonts w:asciiTheme="minorHAnsi" w:eastAsiaTheme="minorEastAsia" w:hAnsiTheme="minorHAnsi"/>
          <w:noProof/>
          <w:lang w:eastAsia="pt-BR"/>
        </w:rPr>
      </w:pPr>
      <w:r>
        <w:rPr>
          <w:noProof/>
        </w:rPr>
        <w:t>3.1.7</w:t>
      </w:r>
      <w:r>
        <w:rPr>
          <w:rFonts w:asciiTheme="minorHAnsi" w:eastAsiaTheme="minorEastAsia" w:hAnsiTheme="minorHAnsi"/>
          <w:noProof/>
          <w:lang w:eastAsia="pt-BR"/>
        </w:rPr>
        <w:tab/>
      </w:r>
      <w:r>
        <w:rPr>
          <w:noProof/>
        </w:rPr>
        <w:t>Linguagens de Programação</w:t>
      </w:r>
      <w:r>
        <w:rPr>
          <w:noProof/>
        </w:rPr>
        <w:tab/>
      </w:r>
      <w:r>
        <w:rPr>
          <w:noProof/>
        </w:rPr>
        <w:fldChar w:fldCharType="begin"/>
      </w:r>
      <w:r>
        <w:rPr>
          <w:noProof/>
        </w:rPr>
        <w:instrText xml:space="preserve"> PAGEREF _Toc531809260 \h </w:instrText>
      </w:r>
      <w:r>
        <w:rPr>
          <w:noProof/>
        </w:rPr>
      </w:r>
      <w:r>
        <w:rPr>
          <w:noProof/>
        </w:rPr>
        <w:fldChar w:fldCharType="separate"/>
      </w:r>
      <w:r>
        <w:rPr>
          <w:noProof/>
        </w:rPr>
        <w:t>30</w:t>
      </w:r>
      <w:r>
        <w:rPr>
          <w:noProof/>
        </w:rPr>
        <w:fldChar w:fldCharType="end"/>
      </w:r>
    </w:p>
    <w:p w14:paraId="065FFE7E"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3.1.7.1</w:t>
      </w:r>
      <w:r>
        <w:rPr>
          <w:rFonts w:asciiTheme="minorHAnsi" w:eastAsiaTheme="minorEastAsia" w:hAnsiTheme="minorHAnsi"/>
          <w:noProof/>
          <w:lang w:eastAsia="pt-BR"/>
        </w:rPr>
        <w:tab/>
      </w:r>
      <w:r>
        <w:rPr>
          <w:noProof/>
        </w:rPr>
        <w:t>JavaScript</w:t>
      </w:r>
      <w:r>
        <w:rPr>
          <w:noProof/>
        </w:rPr>
        <w:tab/>
      </w:r>
      <w:r>
        <w:rPr>
          <w:noProof/>
        </w:rPr>
        <w:fldChar w:fldCharType="begin"/>
      </w:r>
      <w:r>
        <w:rPr>
          <w:noProof/>
        </w:rPr>
        <w:instrText xml:space="preserve"> PAGEREF _Toc531809261 \h </w:instrText>
      </w:r>
      <w:r>
        <w:rPr>
          <w:noProof/>
        </w:rPr>
      </w:r>
      <w:r>
        <w:rPr>
          <w:noProof/>
        </w:rPr>
        <w:fldChar w:fldCharType="separate"/>
      </w:r>
      <w:r>
        <w:rPr>
          <w:noProof/>
        </w:rPr>
        <w:t>30</w:t>
      </w:r>
      <w:r>
        <w:rPr>
          <w:noProof/>
        </w:rPr>
        <w:fldChar w:fldCharType="end"/>
      </w:r>
    </w:p>
    <w:p w14:paraId="2BB2E2BE"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3.1.7.2</w:t>
      </w:r>
      <w:r>
        <w:rPr>
          <w:rFonts w:asciiTheme="minorHAnsi" w:eastAsiaTheme="minorEastAsia" w:hAnsiTheme="minorHAnsi"/>
          <w:noProof/>
          <w:lang w:eastAsia="pt-BR"/>
        </w:rPr>
        <w:tab/>
      </w:r>
      <w:r>
        <w:rPr>
          <w:noProof/>
        </w:rPr>
        <w:t>Python</w:t>
      </w:r>
      <w:r>
        <w:rPr>
          <w:noProof/>
        </w:rPr>
        <w:tab/>
      </w:r>
      <w:r>
        <w:rPr>
          <w:noProof/>
        </w:rPr>
        <w:fldChar w:fldCharType="begin"/>
      </w:r>
      <w:r>
        <w:rPr>
          <w:noProof/>
        </w:rPr>
        <w:instrText xml:space="preserve"> PAGEREF _Toc531809262 \h </w:instrText>
      </w:r>
      <w:r>
        <w:rPr>
          <w:noProof/>
        </w:rPr>
      </w:r>
      <w:r>
        <w:rPr>
          <w:noProof/>
        </w:rPr>
        <w:fldChar w:fldCharType="separate"/>
      </w:r>
      <w:r>
        <w:rPr>
          <w:noProof/>
        </w:rPr>
        <w:t>30</w:t>
      </w:r>
      <w:r>
        <w:rPr>
          <w:noProof/>
        </w:rPr>
        <w:fldChar w:fldCharType="end"/>
      </w:r>
    </w:p>
    <w:p w14:paraId="08B16AFE" w14:textId="77777777" w:rsidR="001F625B" w:rsidRDefault="001F625B">
      <w:pPr>
        <w:pStyle w:val="Sumrio3"/>
        <w:rPr>
          <w:rFonts w:asciiTheme="minorHAnsi" w:eastAsiaTheme="minorEastAsia" w:hAnsiTheme="minorHAnsi"/>
          <w:noProof/>
          <w:lang w:eastAsia="pt-BR"/>
        </w:rPr>
      </w:pPr>
      <w:r>
        <w:rPr>
          <w:noProof/>
        </w:rPr>
        <w:t>3.1.8</w:t>
      </w:r>
      <w:r>
        <w:rPr>
          <w:rFonts w:asciiTheme="minorHAnsi" w:eastAsiaTheme="minorEastAsia" w:hAnsiTheme="minorHAnsi"/>
          <w:noProof/>
          <w:lang w:eastAsia="pt-BR"/>
        </w:rPr>
        <w:tab/>
      </w:r>
      <w:r>
        <w:rPr>
          <w:noProof/>
        </w:rPr>
        <w:t>Kanban</w:t>
      </w:r>
      <w:r>
        <w:rPr>
          <w:noProof/>
        </w:rPr>
        <w:tab/>
      </w:r>
      <w:r>
        <w:rPr>
          <w:noProof/>
        </w:rPr>
        <w:fldChar w:fldCharType="begin"/>
      </w:r>
      <w:r>
        <w:rPr>
          <w:noProof/>
        </w:rPr>
        <w:instrText xml:space="preserve"> PAGEREF _Toc531809263 \h </w:instrText>
      </w:r>
      <w:r>
        <w:rPr>
          <w:noProof/>
        </w:rPr>
      </w:r>
      <w:r>
        <w:rPr>
          <w:noProof/>
        </w:rPr>
        <w:fldChar w:fldCharType="separate"/>
      </w:r>
      <w:r>
        <w:rPr>
          <w:noProof/>
        </w:rPr>
        <w:t>31</w:t>
      </w:r>
      <w:r>
        <w:rPr>
          <w:noProof/>
        </w:rPr>
        <w:fldChar w:fldCharType="end"/>
      </w:r>
    </w:p>
    <w:p w14:paraId="19624F31" w14:textId="77777777" w:rsidR="001F625B" w:rsidRDefault="001F625B">
      <w:pPr>
        <w:pStyle w:val="Sumrio2"/>
        <w:tabs>
          <w:tab w:val="left" w:pos="1200"/>
          <w:tab w:val="right" w:leader="dot" w:pos="9055"/>
        </w:tabs>
        <w:rPr>
          <w:rFonts w:asciiTheme="minorHAnsi" w:eastAsiaTheme="minorEastAsia" w:hAnsiTheme="minorHAnsi"/>
          <w:b w:val="0"/>
          <w:noProof/>
          <w:lang w:eastAsia="pt-BR"/>
        </w:rPr>
      </w:pPr>
      <w:r>
        <w:rPr>
          <w:noProof/>
        </w:rPr>
        <w:t>3.2</w:t>
      </w:r>
      <w:r>
        <w:rPr>
          <w:rFonts w:asciiTheme="minorHAnsi" w:eastAsiaTheme="minorEastAsia" w:hAnsiTheme="minorHAnsi"/>
          <w:b w:val="0"/>
          <w:noProof/>
          <w:lang w:eastAsia="pt-BR"/>
        </w:rPr>
        <w:tab/>
      </w:r>
      <w:r>
        <w:rPr>
          <w:noProof/>
        </w:rPr>
        <w:t>Métodos</w:t>
      </w:r>
      <w:r>
        <w:rPr>
          <w:noProof/>
        </w:rPr>
        <w:tab/>
      </w:r>
      <w:r>
        <w:rPr>
          <w:noProof/>
        </w:rPr>
        <w:fldChar w:fldCharType="begin"/>
      </w:r>
      <w:r>
        <w:rPr>
          <w:noProof/>
        </w:rPr>
        <w:instrText xml:space="preserve"> PAGEREF _Toc531809264 \h </w:instrText>
      </w:r>
      <w:r>
        <w:rPr>
          <w:noProof/>
        </w:rPr>
      </w:r>
      <w:r>
        <w:rPr>
          <w:noProof/>
        </w:rPr>
        <w:fldChar w:fldCharType="separate"/>
      </w:r>
      <w:r>
        <w:rPr>
          <w:noProof/>
        </w:rPr>
        <w:t>31</w:t>
      </w:r>
      <w:r>
        <w:rPr>
          <w:noProof/>
        </w:rPr>
        <w:fldChar w:fldCharType="end"/>
      </w:r>
    </w:p>
    <w:p w14:paraId="6B84D820" w14:textId="77777777" w:rsidR="001F625B" w:rsidRDefault="001F625B">
      <w:pPr>
        <w:pStyle w:val="Sumrio3"/>
        <w:rPr>
          <w:rFonts w:asciiTheme="minorHAnsi" w:eastAsiaTheme="minorEastAsia" w:hAnsiTheme="minorHAnsi"/>
          <w:noProof/>
          <w:lang w:eastAsia="pt-BR"/>
        </w:rPr>
      </w:pPr>
      <w:r>
        <w:rPr>
          <w:noProof/>
        </w:rPr>
        <w:t>3.2.1</w:t>
      </w:r>
      <w:r>
        <w:rPr>
          <w:rFonts w:asciiTheme="minorHAnsi" w:eastAsiaTheme="minorEastAsia" w:hAnsiTheme="minorHAnsi"/>
          <w:noProof/>
          <w:lang w:eastAsia="pt-BR"/>
        </w:rPr>
        <w:tab/>
      </w:r>
      <w:r>
        <w:rPr>
          <w:noProof/>
        </w:rPr>
        <w:t>Interface</w:t>
      </w:r>
      <w:r>
        <w:rPr>
          <w:noProof/>
        </w:rPr>
        <w:tab/>
      </w:r>
      <w:r>
        <w:rPr>
          <w:noProof/>
        </w:rPr>
        <w:fldChar w:fldCharType="begin"/>
      </w:r>
      <w:r>
        <w:rPr>
          <w:noProof/>
        </w:rPr>
        <w:instrText xml:space="preserve"> PAGEREF _Toc531809265 \h </w:instrText>
      </w:r>
      <w:r>
        <w:rPr>
          <w:noProof/>
        </w:rPr>
      </w:r>
      <w:r>
        <w:rPr>
          <w:noProof/>
        </w:rPr>
        <w:fldChar w:fldCharType="separate"/>
      </w:r>
      <w:r>
        <w:rPr>
          <w:noProof/>
        </w:rPr>
        <w:t>33</w:t>
      </w:r>
      <w:r>
        <w:rPr>
          <w:noProof/>
        </w:rPr>
        <w:fldChar w:fldCharType="end"/>
      </w:r>
    </w:p>
    <w:p w14:paraId="62642ED8"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3.2.1.1</w:t>
      </w:r>
      <w:r>
        <w:rPr>
          <w:rFonts w:asciiTheme="minorHAnsi" w:eastAsiaTheme="minorEastAsia" w:hAnsiTheme="minorHAnsi"/>
          <w:noProof/>
          <w:lang w:eastAsia="pt-BR"/>
        </w:rPr>
        <w:tab/>
      </w:r>
      <w:r>
        <w:rPr>
          <w:noProof/>
        </w:rPr>
        <w:t>Telegram</w:t>
      </w:r>
      <w:r>
        <w:rPr>
          <w:noProof/>
        </w:rPr>
        <w:tab/>
      </w:r>
      <w:r>
        <w:rPr>
          <w:noProof/>
        </w:rPr>
        <w:fldChar w:fldCharType="begin"/>
      </w:r>
      <w:r>
        <w:rPr>
          <w:noProof/>
        </w:rPr>
        <w:instrText xml:space="preserve"> PAGEREF _Toc531809266 \h </w:instrText>
      </w:r>
      <w:r>
        <w:rPr>
          <w:noProof/>
        </w:rPr>
      </w:r>
      <w:r>
        <w:rPr>
          <w:noProof/>
        </w:rPr>
        <w:fldChar w:fldCharType="separate"/>
      </w:r>
      <w:r>
        <w:rPr>
          <w:noProof/>
        </w:rPr>
        <w:t>34</w:t>
      </w:r>
      <w:r>
        <w:rPr>
          <w:noProof/>
        </w:rPr>
        <w:fldChar w:fldCharType="end"/>
      </w:r>
    </w:p>
    <w:p w14:paraId="386611F9"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3.2.1.2</w:t>
      </w:r>
      <w:r>
        <w:rPr>
          <w:rFonts w:asciiTheme="minorHAnsi" w:eastAsiaTheme="minorEastAsia" w:hAnsiTheme="minorHAnsi"/>
          <w:noProof/>
          <w:lang w:eastAsia="pt-BR"/>
        </w:rPr>
        <w:tab/>
      </w:r>
      <w:r>
        <w:rPr>
          <w:noProof/>
        </w:rPr>
        <w:t>Messenger</w:t>
      </w:r>
      <w:r>
        <w:rPr>
          <w:noProof/>
        </w:rPr>
        <w:tab/>
      </w:r>
      <w:r>
        <w:rPr>
          <w:noProof/>
        </w:rPr>
        <w:fldChar w:fldCharType="begin"/>
      </w:r>
      <w:r>
        <w:rPr>
          <w:noProof/>
        </w:rPr>
        <w:instrText xml:space="preserve"> PAGEREF _Toc531809267 \h </w:instrText>
      </w:r>
      <w:r>
        <w:rPr>
          <w:noProof/>
        </w:rPr>
      </w:r>
      <w:r>
        <w:rPr>
          <w:noProof/>
        </w:rPr>
        <w:fldChar w:fldCharType="separate"/>
      </w:r>
      <w:r>
        <w:rPr>
          <w:noProof/>
        </w:rPr>
        <w:t>35</w:t>
      </w:r>
      <w:r>
        <w:rPr>
          <w:noProof/>
        </w:rPr>
        <w:fldChar w:fldCharType="end"/>
      </w:r>
    </w:p>
    <w:p w14:paraId="3ECC60D0" w14:textId="77777777" w:rsidR="001F625B" w:rsidRDefault="001F625B">
      <w:pPr>
        <w:pStyle w:val="Sumrio3"/>
        <w:rPr>
          <w:rFonts w:asciiTheme="minorHAnsi" w:eastAsiaTheme="minorEastAsia" w:hAnsiTheme="minorHAnsi"/>
          <w:noProof/>
          <w:lang w:eastAsia="pt-BR"/>
        </w:rPr>
      </w:pPr>
      <w:r>
        <w:rPr>
          <w:noProof/>
        </w:rPr>
        <w:t>3.2.2</w:t>
      </w:r>
      <w:r>
        <w:rPr>
          <w:rFonts w:asciiTheme="minorHAnsi" w:eastAsiaTheme="minorEastAsia" w:hAnsiTheme="minorHAnsi"/>
          <w:noProof/>
          <w:lang w:eastAsia="pt-BR"/>
        </w:rPr>
        <w:tab/>
      </w:r>
      <w:r>
        <w:rPr>
          <w:noProof/>
        </w:rPr>
        <w:t>Banco de Dados</w:t>
      </w:r>
      <w:r>
        <w:rPr>
          <w:noProof/>
        </w:rPr>
        <w:tab/>
      </w:r>
      <w:r>
        <w:rPr>
          <w:noProof/>
        </w:rPr>
        <w:fldChar w:fldCharType="begin"/>
      </w:r>
      <w:r>
        <w:rPr>
          <w:noProof/>
        </w:rPr>
        <w:instrText xml:space="preserve"> PAGEREF _Toc531809268 \h </w:instrText>
      </w:r>
      <w:r>
        <w:rPr>
          <w:noProof/>
        </w:rPr>
      </w:r>
      <w:r>
        <w:rPr>
          <w:noProof/>
        </w:rPr>
        <w:fldChar w:fldCharType="separate"/>
      </w:r>
      <w:r>
        <w:rPr>
          <w:noProof/>
        </w:rPr>
        <w:t>36</w:t>
      </w:r>
      <w:r>
        <w:rPr>
          <w:noProof/>
        </w:rPr>
        <w:fldChar w:fldCharType="end"/>
      </w:r>
    </w:p>
    <w:p w14:paraId="41AADFDB" w14:textId="77777777" w:rsidR="001F625B" w:rsidRDefault="001F625B">
      <w:pPr>
        <w:pStyle w:val="Sumrio3"/>
        <w:rPr>
          <w:rFonts w:asciiTheme="minorHAnsi" w:eastAsiaTheme="minorEastAsia" w:hAnsiTheme="minorHAnsi"/>
          <w:noProof/>
          <w:lang w:eastAsia="pt-BR"/>
        </w:rPr>
      </w:pPr>
      <w:r>
        <w:rPr>
          <w:noProof/>
        </w:rPr>
        <w:t>3.2.3</w:t>
      </w:r>
      <w:r>
        <w:rPr>
          <w:rFonts w:asciiTheme="minorHAnsi" w:eastAsiaTheme="minorEastAsia" w:hAnsiTheme="minorHAnsi"/>
          <w:noProof/>
          <w:lang w:eastAsia="pt-BR"/>
        </w:rPr>
        <w:tab/>
      </w:r>
      <w:r>
        <w:rPr>
          <w:noProof/>
        </w:rPr>
        <w:t>Entendimento de Linguagem Natural</w:t>
      </w:r>
      <w:r>
        <w:rPr>
          <w:noProof/>
        </w:rPr>
        <w:tab/>
      </w:r>
      <w:r>
        <w:rPr>
          <w:noProof/>
        </w:rPr>
        <w:fldChar w:fldCharType="begin"/>
      </w:r>
      <w:r>
        <w:rPr>
          <w:noProof/>
        </w:rPr>
        <w:instrText xml:space="preserve"> PAGEREF _Toc531809269 \h </w:instrText>
      </w:r>
      <w:r>
        <w:rPr>
          <w:noProof/>
        </w:rPr>
      </w:r>
      <w:r>
        <w:rPr>
          <w:noProof/>
        </w:rPr>
        <w:fldChar w:fldCharType="separate"/>
      </w:r>
      <w:r>
        <w:rPr>
          <w:noProof/>
        </w:rPr>
        <w:t>38</w:t>
      </w:r>
      <w:r>
        <w:rPr>
          <w:noProof/>
        </w:rPr>
        <w:fldChar w:fldCharType="end"/>
      </w:r>
    </w:p>
    <w:p w14:paraId="535ABBA9" w14:textId="77777777" w:rsidR="001F625B" w:rsidRDefault="001F625B">
      <w:pPr>
        <w:pStyle w:val="Sumrio3"/>
        <w:rPr>
          <w:rFonts w:asciiTheme="minorHAnsi" w:eastAsiaTheme="minorEastAsia" w:hAnsiTheme="minorHAnsi"/>
          <w:noProof/>
          <w:lang w:eastAsia="pt-BR"/>
        </w:rPr>
      </w:pPr>
      <w:r>
        <w:rPr>
          <w:noProof/>
        </w:rPr>
        <w:t>3.2.4</w:t>
      </w:r>
      <w:r>
        <w:rPr>
          <w:rFonts w:asciiTheme="minorHAnsi" w:eastAsiaTheme="minorEastAsia" w:hAnsiTheme="minorHAnsi"/>
          <w:noProof/>
          <w:lang w:eastAsia="pt-BR"/>
        </w:rPr>
        <w:tab/>
      </w:r>
      <w:r>
        <w:rPr>
          <w:noProof/>
        </w:rPr>
        <w:t>Assistente Pessoal</w:t>
      </w:r>
      <w:r>
        <w:rPr>
          <w:noProof/>
        </w:rPr>
        <w:tab/>
      </w:r>
      <w:r>
        <w:rPr>
          <w:noProof/>
        </w:rPr>
        <w:fldChar w:fldCharType="begin"/>
      </w:r>
      <w:r>
        <w:rPr>
          <w:noProof/>
        </w:rPr>
        <w:instrText xml:space="preserve"> PAGEREF _Toc531809270 \h </w:instrText>
      </w:r>
      <w:r>
        <w:rPr>
          <w:noProof/>
        </w:rPr>
      </w:r>
      <w:r>
        <w:rPr>
          <w:noProof/>
        </w:rPr>
        <w:fldChar w:fldCharType="separate"/>
      </w:r>
      <w:r>
        <w:rPr>
          <w:noProof/>
        </w:rPr>
        <w:t>42</w:t>
      </w:r>
      <w:r>
        <w:rPr>
          <w:noProof/>
        </w:rPr>
        <w:fldChar w:fldCharType="end"/>
      </w:r>
    </w:p>
    <w:p w14:paraId="5ADE19D6" w14:textId="77777777" w:rsidR="001F625B" w:rsidRDefault="001F625B">
      <w:pPr>
        <w:pStyle w:val="Sumrio3"/>
        <w:rPr>
          <w:rFonts w:asciiTheme="minorHAnsi" w:eastAsiaTheme="minorEastAsia" w:hAnsiTheme="minorHAnsi"/>
          <w:noProof/>
          <w:lang w:eastAsia="pt-BR"/>
        </w:rPr>
      </w:pPr>
      <w:r>
        <w:rPr>
          <w:noProof/>
        </w:rPr>
        <w:t>3.2.5</w:t>
      </w:r>
      <w:r>
        <w:rPr>
          <w:rFonts w:asciiTheme="minorHAnsi" w:eastAsiaTheme="minorEastAsia" w:hAnsiTheme="minorHAnsi"/>
          <w:noProof/>
          <w:lang w:eastAsia="pt-BR"/>
        </w:rPr>
        <w:tab/>
      </w:r>
      <w:r>
        <w:rPr>
          <w:noProof/>
        </w:rPr>
        <w:t>Indexador de Bots</w:t>
      </w:r>
      <w:r>
        <w:rPr>
          <w:noProof/>
        </w:rPr>
        <w:tab/>
      </w:r>
      <w:r>
        <w:rPr>
          <w:noProof/>
        </w:rPr>
        <w:fldChar w:fldCharType="begin"/>
      </w:r>
      <w:r>
        <w:rPr>
          <w:noProof/>
        </w:rPr>
        <w:instrText xml:space="preserve"> PAGEREF _Toc531809271 \h </w:instrText>
      </w:r>
      <w:r>
        <w:rPr>
          <w:noProof/>
        </w:rPr>
      </w:r>
      <w:r>
        <w:rPr>
          <w:noProof/>
        </w:rPr>
        <w:fldChar w:fldCharType="separate"/>
      </w:r>
      <w:r>
        <w:rPr>
          <w:noProof/>
        </w:rPr>
        <w:t>43</w:t>
      </w:r>
      <w:r>
        <w:rPr>
          <w:noProof/>
        </w:rPr>
        <w:fldChar w:fldCharType="end"/>
      </w:r>
    </w:p>
    <w:p w14:paraId="1591FF9C" w14:textId="77777777" w:rsidR="001F625B" w:rsidRDefault="001F625B">
      <w:pPr>
        <w:pStyle w:val="Sumrio3"/>
        <w:rPr>
          <w:rFonts w:asciiTheme="minorHAnsi" w:eastAsiaTheme="minorEastAsia" w:hAnsiTheme="minorHAnsi"/>
          <w:noProof/>
          <w:lang w:eastAsia="pt-BR"/>
        </w:rPr>
      </w:pPr>
      <w:r>
        <w:rPr>
          <w:noProof/>
        </w:rPr>
        <w:t>3.2.6</w:t>
      </w:r>
      <w:r>
        <w:rPr>
          <w:rFonts w:asciiTheme="minorHAnsi" w:eastAsiaTheme="minorEastAsia" w:hAnsiTheme="minorHAnsi"/>
          <w:noProof/>
          <w:lang w:eastAsia="pt-BR"/>
        </w:rPr>
        <w:tab/>
      </w:r>
      <w:r>
        <w:rPr>
          <w:noProof/>
        </w:rPr>
        <w:t>Bots Scrapers</w:t>
      </w:r>
      <w:r>
        <w:rPr>
          <w:noProof/>
        </w:rPr>
        <w:tab/>
      </w:r>
      <w:r>
        <w:rPr>
          <w:noProof/>
        </w:rPr>
        <w:fldChar w:fldCharType="begin"/>
      </w:r>
      <w:r>
        <w:rPr>
          <w:noProof/>
        </w:rPr>
        <w:instrText xml:space="preserve"> PAGEREF _Toc531809272 \h </w:instrText>
      </w:r>
      <w:r>
        <w:rPr>
          <w:noProof/>
        </w:rPr>
      </w:r>
      <w:r>
        <w:rPr>
          <w:noProof/>
        </w:rPr>
        <w:fldChar w:fldCharType="separate"/>
      </w:r>
      <w:r>
        <w:rPr>
          <w:noProof/>
        </w:rPr>
        <w:t>44</w:t>
      </w:r>
      <w:r>
        <w:rPr>
          <w:noProof/>
        </w:rPr>
        <w:fldChar w:fldCharType="end"/>
      </w:r>
    </w:p>
    <w:p w14:paraId="1D07C77C"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3.2.6.1</w:t>
      </w:r>
      <w:r>
        <w:rPr>
          <w:rFonts w:asciiTheme="minorHAnsi" w:eastAsiaTheme="minorEastAsia" w:hAnsiTheme="minorHAnsi"/>
          <w:noProof/>
          <w:lang w:eastAsia="pt-BR"/>
        </w:rPr>
        <w:tab/>
      </w:r>
      <w:r>
        <w:rPr>
          <w:noProof/>
        </w:rPr>
        <w:t>BotSagres</w:t>
      </w:r>
      <w:r>
        <w:rPr>
          <w:noProof/>
        </w:rPr>
        <w:tab/>
      </w:r>
      <w:r>
        <w:rPr>
          <w:noProof/>
        </w:rPr>
        <w:fldChar w:fldCharType="begin"/>
      </w:r>
      <w:r>
        <w:rPr>
          <w:noProof/>
        </w:rPr>
        <w:instrText xml:space="preserve"> PAGEREF _Toc531809273 \h </w:instrText>
      </w:r>
      <w:r>
        <w:rPr>
          <w:noProof/>
        </w:rPr>
      </w:r>
      <w:r>
        <w:rPr>
          <w:noProof/>
        </w:rPr>
        <w:fldChar w:fldCharType="separate"/>
      </w:r>
      <w:r>
        <w:rPr>
          <w:noProof/>
        </w:rPr>
        <w:t>45</w:t>
      </w:r>
      <w:r>
        <w:rPr>
          <w:noProof/>
        </w:rPr>
        <w:fldChar w:fldCharType="end"/>
      </w:r>
    </w:p>
    <w:p w14:paraId="4E7CA248" w14:textId="77777777" w:rsidR="001F625B" w:rsidRDefault="001F625B">
      <w:pPr>
        <w:pStyle w:val="Sumrio4"/>
        <w:tabs>
          <w:tab w:val="left" w:pos="1200"/>
          <w:tab w:val="right" w:leader="dot" w:pos="9055"/>
        </w:tabs>
        <w:rPr>
          <w:rFonts w:asciiTheme="minorHAnsi" w:eastAsiaTheme="minorEastAsia" w:hAnsiTheme="minorHAnsi"/>
          <w:noProof/>
          <w:lang w:eastAsia="pt-BR"/>
        </w:rPr>
      </w:pPr>
      <w:r>
        <w:rPr>
          <w:noProof/>
        </w:rPr>
        <w:t>3.2.6.2</w:t>
      </w:r>
      <w:r>
        <w:rPr>
          <w:rFonts w:asciiTheme="minorHAnsi" w:eastAsiaTheme="minorEastAsia" w:hAnsiTheme="minorHAnsi"/>
          <w:noProof/>
          <w:lang w:eastAsia="pt-BR"/>
        </w:rPr>
        <w:tab/>
      </w:r>
      <w:r>
        <w:rPr>
          <w:noProof/>
        </w:rPr>
        <w:t>BotUESC</w:t>
      </w:r>
      <w:r>
        <w:rPr>
          <w:noProof/>
        </w:rPr>
        <w:tab/>
      </w:r>
      <w:r>
        <w:rPr>
          <w:noProof/>
        </w:rPr>
        <w:fldChar w:fldCharType="begin"/>
      </w:r>
      <w:r>
        <w:rPr>
          <w:noProof/>
        </w:rPr>
        <w:instrText xml:space="preserve"> PAGEREF _Toc531809274 \h </w:instrText>
      </w:r>
      <w:r>
        <w:rPr>
          <w:noProof/>
        </w:rPr>
      </w:r>
      <w:r>
        <w:rPr>
          <w:noProof/>
        </w:rPr>
        <w:fldChar w:fldCharType="separate"/>
      </w:r>
      <w:r>
        <w:rPr>
          <w:noProof/>
        </w:rPr>
        <w:t>46</w:t>
      </w:r>
      <w:r>
        <w:rPr>
          <w:noProof/>
        </w:rPr>
        <w:fldChar w:fldCharType="end"/>
      </w:r>
    </w:p>
    <w:p w14:paraId="1E6A93E0" w14:textId="77777777" w:rsidR="001F625B" w:rsidRDefault="001F625B">
      <w:pPr>
        <w:pStyle w:val="Sumrio1"/>
        <w:rPr>
          <w:rFonts w:asciiTheme="minorHAnsi" w:eastAsiaTheme="minorEastAsia" w:hAnsiTheme="minorHAnsi"/>
          <w:b w:val="0"/>
          <w:caps w:val="0"/>
          <w:noProof/>
          <w:lang w:eastAsia="pt-BR"/>
        </w:rPr>
      </w:pPr>
      <w:r>
        <w:rPr>
          <w:noProof/>
        </w:rPr>
        <w:t>4</w:t>
      </w:r>
      <w:r>
        <w:rPr>
          <w:rFonts w:asciiTheme="minorHAnsi" w:eastAsiaTheme="minorEastAsia" w:hAnsiTheme="minorHAnsi"/>
          <w:b w:val="0"/>
          <w:caps w:val="0"/>
          <w:noProof/>
          <w:lang w:eastAsia="pt-BR"/>
        </w:rPr>
        <w:tab/>
      </w:r>
      <w:r>
        <w:rPr>
          <w:noProof/>
        </w:rPr>
        <w:t>RESULTADOS E DISCUSSÕES</w:t>
      </w:r>
      <w:r>
        <w:rPr>
          <w:noProof/>
        </w:rPr>
        <w:tab/>
      </w:r>
      <w:r>
        <w:rPr>
          <w:noProof/>
        </w:rPr>
        <w:fldChar w:fldCharType="begin"/>
      </w:r>
      <w:r>
        <w:rPr>
          <w:noProof/>
        </w:rPr>
        <w:instrText xml:space="preserve"> PAGEREF _Toc531809275 \h </w:instrText>
      </w:r>
      <w:r>
        <w:rPr>
          <w:noProof/>
        </w:rPr>
      </w:r>
      <w:r>
        <w:rPr>
          <w:noProof/>
        </w:rPr>
        <w:fldChar w:fldCharType="separate"/>
      </w:r>
      <w:r>
        <w:rPr>
          <w:noProof/>
        </w:rPr>
        <w:t>48</w:t>
      </w:r>
      <w:r>
        <w:rPr>
          <w:noProof/>
        </w:rPr>
        <w:fldChar w:fldCharType="end"/>
      </w:r>
    </w:p>
    <w:p w14:paraId="79B7CB8B" w14:textId="77777777" w:rsidR="001F625B" w:rsidRDefault="001F625B">
      <w:pPr>
        <w:pStyle w:val="Sumrio1"/>
        <w:rPr>
          <w:rFonts w:asciiTheme="minorHAnsi" w:eastAsiaTheme="minorEastAsia" w:hAnsiTheme="minorHAnsi"/>
          <w:b w:val="0"/>
          <w:caps w:val="0"/>
          <w:noProof/>
          <w:lang w:eastAsia="pt-BR"/>
        </w:rPr>
      </w:pPr>
      <w:r>
        <w:rPr>
          <w:noProof/>
        </w:rPr>
        <w:t>5</w:t>
      </w:r>
      <w:r>
        <w:rPr>
          <w:rFonts w:asciiTheme="minorHAnsi" w:eastAsiaTheme="minorEastAsia" w:hAnsiTheme="minorHAnsi"/>
          <w:b w:val="0"/>
          <w:caps w:val="0"/>
          <w:noProof/>
          <w:lang w:eastAsia="pt-BR"/>
        </w:rPr>
        <w:tab/>
      </w:r>
      <w:r>
        <w:rPr>
          <w:noProof/>
        </w:rPr>
        <w:t>CONCLUSÃO</w:t>
      </w:r>
      <w:r>
        <w:rPr>
          <w:noProof/>
        </w:rPr>
        <w:tab/>
      </w:r>
      <w:r>
        <w:rPr>
          <w:noProof/>
        </w:rPr>
        <w:fldChar w:fldCharType="begin"/>
      </w:r>
      <w:r>
        <w:rPr>
          <w:noProof/>
        </w:rPr>
        <w:instrText xml:space="preserve"> PAGEREF _Toc531809276 \h </w:instrText>
      </w:r>
      <w:r>
        <w:rPr>
          <w:noProof/>
        </w:rPr>
      </w:r>
      <w:r>
        <w:rPr>
          <w:noProof/>
        </w:rPr>
        <w:fldChar w:fldCharType="separate"/>
      </w:r>
      <w:r>
        <w:rPr>
          <w:noProof/>
        </w:rPr>
        <w:t>56</w:t>
      </w:r>
      <w:r>
        <w:rPr>
          <w:noProof/>
        </w:rPr>
        <w:fldChar w:fldCharType="end"/>
      </w:r>
    </w:p>
    <w:p w14:paraId="1B08852A" w14:textId="77777777" w:rsidR="001F625B" w:rsidRDefault="001F625B">
      <w:pPr>
        <w:pStyle w:val="Sumrio1"/>
        <w:rPr>
          <w:rFonts w:asciiTheme="minorHAnsi" w:eastAsiaTheme="minorEastAsia" w:hAnsiTheme="minorHAnsi"/>
          <w:b w:val="0"/>
          <w:caps w:val="0"/>
          <w:noProof/>
          <w:lang w:eastAsia="pt-BR"/>
        </w:rPr>
      </w:pPr>
      <w:r>
        <w:rPr>
          <w:noProof/>
        </w:rPr>
        <w:t>REFERÊNCIAS</w:t>
      </w:r>
      <w:r>
        <w:rPr>
          <w:noProof/>
        </w:rPr>
        <w:tab/>
      </w:r>
      <w:r>
        <w:rPr>
          <w:noProof/>
        </w:rPr>
        <w:fldChar w:fldCharType="begin"/>
      </w:r>
      <w:r>
        <w:rPr>
          <w:noProof/>
        </w:rPr>
        <w:instrText xml:space="preserve"> PAGEREF _Toc531809277 \h </w:instrText>
      </w:r>
      <w:r>
        <w:rPr>
          <w:noProof/>
        </w:rPr>
      </w:r>
      <w:r>
        <w:rPr>
          <w:noProof/>
        </w:rPr>
        <w:fldChar w:fldCharType="separate"/>
      </w:r>
      <w:r>
        <w:rPr>
          <w:noProof/>
        </w:rPr>
        <w:t>57</w:t>
      </w:r>
      <w:r>
        <w:rPr>
          <w:noProof/>
        </w:rPr>
        <w:fldChar w:fldCharType="end"/>
      </w:r>
    </w:p>
    <w:p w14:paraId="30E964DD" w14:textId="77777777" w:rsidR="001F625B" w:rsidRDefault="001F625B">
      <w:pPr>
        <w:pStyle w:val="Sumrio1"/>
        <w:rPr>
          <w:rFonts w:asciiTheme="minorHAnsi" w:eastAsiaTheme="minorEastAsia" w:hAnsiTheme="minorHAnsi"/>
          <w:b w:val="0"/>
          <w:caps w:val="0"/>
          <w:noProof/>
          <w:lang w:eastAsia="pt-BR"/>
        </w:rPr>
      </w:pPr>
      <w:r>
        <w:rPr>
          <w:noProof/>
        </w:rPr>
        <w:t>APÊNDICE A – Código Fonte do bot do Telegram</w:t>
      </w:r>
      <w:r>
        <w:rPr>
          <w:noProof/>
        </w:rPr>
        <w:tab/>
      </w:r>
      <w:r>
        <w:rPr>
          <w:noProof/>
        </w:rPr>
        <w:fldChar w:fldCharType="begin"/>
      </w:r>
      <w:r>
        <w:rPr>
          <w:noProof/>
        </w:rPr>
        <w:instrText xml:space="preserve"> PAGEREF _Toc531809278 \h </w:instrText>
      </w:r>
      <w:r>
        <w:rPr>
          <w:noProof/>
        </w:rPr>
      </w:r>
      <w:r>
        <w:rPr>
          <w:noProof/>
        </w:rPr>
        <w:fldChar w:fldCharType="separate"/>
      </w:r>
      <w:r>
        <w:rPr>
          <w:noProof/>
        </w:rPr>
        <w:t>60</w:t>
      </w:r>
      <w:r>
        <w:rPr>
          <w:noProof/>
        </w:rPr>
        <w:fldChar w:fldCharType="end"/>
      </w:r>
    </w:p>
    <w:p w14:paraId="04CF4C81" w14:textId="77777777" w:rsidR="001F625B" w:rsidRDefault="001F625B">
      <w:pPr>
        <w:pStyle w:val="Sumrio1"/>
        <w:rPr>
          <w:rFonts w:asciiTheme="minorHAnsi" w:eastAsiaTheme="minorEastAsia" w:hAnsiTheme="minorHAnsi"/>
          <w:b w:val="0"/>
          <w:caps w:val="0"/>
          <w:noProof/>
          <w:lang w:eastAsia="pt-BR"/>
        </w:rPr>
      </w:pPr>
      <w:r w:rsidRPr="004B223C">
        <w:rPr>
          <w:rFonts w:eastAsia="Arial Unicode MS"/>
          <w:noProof/>
          <w:u w:color="000000"/>
          <w:lang w:val="pt-PT"/>
        </w:rPr>
        <w:t>APÊNDICE B – Código Fonte do bot do Messenger</w:t>
      </w:r>
      <w:r>
        <w:rPr>
          <w:noProof/>
        </w:rPr>
        <w:tab/>
      </w:r>
      <w:r>
        <w:rPr>
          <w:noProof/>
        </w:rPr>
        <w:fldChar w:fldCharType="begin"/>
      </w:r>
      <w:r>
        <w:rPr>
          <w:noProof/>
        </w:rPr>
        <w:instrText xml:space="preserve"> PAGEREF _Toc531809279 \h </w:instrText>
      </w:r>
      <w:r>
        <w:rPr>
          <w:noProof/>
        </w:rPr>
      </w:r>
      <w:r>
        <w:rPr>
          <w:noProof/>
        </w:rPr>
        <w:fldChar w:fldCharType="separate"/>
      </w:r>
      <w:r>
        <w:rPr>
          <w:noProof/>
        </w:rPr>
        <w:t>64</w:t>
      </w:r>
      <w:r>
        <w:rPr>
          <w:noProof/>
        </w:rPr>
        <w:fldChar w:fldCharType="end"/>
      </w:r>
    </w:p>
    <w:p w14:paraId="1FB698A7" w14:textId="77777777" w:rsidR="001F625B" w:rsidRDefault="001F625B">
      <w:pPr>
        <w:pStyle w:val="Sumrio1"/>
        <w:rPr>
          <w:rFonts w:asciiTheme="minorHAnsi" w:eastAsiaTheme="minorEastAsia" w:hAnsiTheme="minorHAnsi"/>
          <w:b w:val="0"/>
          <w:caps w:val="0"/>
          <w:noProof/>
          <w:lang w:eastAsia="pt-BR"/>
        </w:rPr>
      </w:pPr>
      <w:r w:rsidRPr="004B223C">
        <w:rPr>
          <w:rFonts w:eastAsia="Times New Roman"/>
          <w:noProof/>
          <w:lang w:eastAsia="pt-BR"/>
        </w:rPr>
        <w:t>APÊNDICE C – Código Fonte das Cloud Functions do Back4App</w:t>
      </w:r>
      <w:r>
        <w:rPr>
          <w:noProof/>
        </w:rPr>
        <w:tab/>
      </w:r>
      <w:r>
        <w:rPr>
          <w:noProof/>
        </w:rPr>
        <w:fldChar w:fldCharType="begin"/>
      </w:r>
      <w:r>
        <w:rPr>
          <w:noProof/>
        </w:rPr>
        <w:instrText xml:space="preserve"> PAGEREF _Toc531809280 \h </w:instrText>
      </w:r>
      <w:r>
        <w:rPr>
          <w:noProof/>
        </w:rPr>
      </w:r>
      <w:r>
        <w:rPr>
          <w:noProof/>
        </w:rPr>
        <w:fldChar w:fldCharType="separate"/>
      </w:r>
      <w:r>
        <w:rPr>
          <w:noProof/>
        </w:rPr>
        <w:t>67</w:t>
      </w:r>
      <w:r>
        <w:rPr>
          <w:noProof/>
        </w:rPr>
        <w:fldChar w:fldCharType="end"/>
      </w:r>
    </w:p>
    <w:p w14:paraId="530AC71D" w14:textId="7D0790BF" w:rsidR="00F34837" w:rsidRDefault="00FF2B73" w:rsidP="005C4698">
      <w:pPr>
        <w:pStyle w:val="Sumrio1"/>
      </w:pPr>
      <w:r>
        <w:fldChar w:fldCharType="end"/>
      </w:r>
    </w:p>
    <w:p w14:paraId="5F8580F8" w14:textId="77777777" w:rsidR="00F34837" w:rsidRDefault="00F34837" w:rsidP="00F34837"/>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902231">
      <w:pPr>
        <w:pStyle w:val="Ttulo1"/>
      </w:pPr>
      <w:bookmarkStart w:id="1" w:name="_Toc531809239"/>
      <w:r w:rsidRPr="00FE2E12">
        <w:lastRenderedPageBreak/>
        <w:t>INTRODUÇÃO</w:t>
      </w:r>
      <w:bookmarkEnd w:id="1"/>
    </w:p>
    <w:p w14:paraId="21E730D9" w14:textId="77777777" w:rsidR="00D042B0" w:rsidRPr="00D042B0" w:rsidRDefault="00D042B0" w:rsidP="00A103F7">
      <w:pPr>
        <w:pStyle w:val="Paragrafo"/>
      </w:pPr>
    </w:p>
    <w:p w14:paraId="34F8C6E0" w14:textId="77777777" w:rsidR="008551BB" w:rsidRPr="00FE2E12" w:rsidRDefault="008551BB" w:rsidP="00A103F7">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Pr="00FE2E12">
        <w:fldChar w:fldCharType="begin" w:fldLock="1"/>
      </w:r>
      <w:r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Pr="00FE2E12">
        <w:fldChar w:fldCharType="separate"/>
      </w:r>
      <w:r w:rsidRPr="00FE2E12">
        <w:rPr>
          <w:noProof/>
        </w:rPr>
        <w:t xml:space="preserve">(MITCHELL </w:t>
      </w:r>
      <w:r w:rsidRPr="00FE2E12">
        <w:rPr>
          <w:i/>
          <w:noProof/>
        </w:rPr>
        <w:t>et al.</w:t>
      </w:r>
      <w:r w:rsidRPr="00FE2E12">
        <w:rPr>
          <w:noProof/>
        </w:rPr>
        <w:t>, 1994)</w:t>
      </w:r>
      <w:r w:rsidRPr="00FE2E12">
        <w:fldChar w:fldCharType="end"/>
      </w:r>
      <w:r w:rsidRPr="00FE2E12">
        <w:t>.</w:t>
      </w:r>
    </w:p>
    <w:p w14:paraId="46F25817" w14:textId="77777777" w:rsidR="008551BB" w:rsidRDefault="008551BB" w:rsidP="00A103F7">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Pr="00FE2E12">
        <w:fldChar w:fldCharType="begin" w:fldLock="1"/>
      </w:r>
      <w:r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Pr="00FE2E12">
        <w:fldChar w:fldCharType="separate"/>
      </w:r>
      <w:r w:rsidRPr="00FE2E12">
        <w:rPr>
          <w:noProof/>
        </w:rPr>
        <w:t>ZAMBIASI e RABELO (2012)</w:t>
      </w:r>
      <w:r w:rsidRPr="00FE2E12">
        <w:fldChar w:fldCharType="end"/>
      </w:r>
      <w:r w:rsidRPr="00FE2E12">
        <w:t xml:space="preserve">,  </w:t>
      </w:r>
      <w:r w:rsidRPr="00FE2E12">
        <w:fldChar w:fldCharType="begin" w:fldLock="1"/>
      </w:r>
      <w:r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Pr="00FE2E12">
        <w:fldChar w:fldCharType="separate"/>
      </w:r>
      <w:r w:rsidRPr="00FE2E12">
        <w:rPr>
          <w:noProof/>
        </w:rPr>
        <w:t>Enembreck e Barthes (2002)</w:t>
      </w:r>
      <w:r w:rsidRPr="00FE2E12">
        <w:fldChar w:fldCharType="end"/>
      </w:r>
      <w:r w:rsidRPr="00FE2E12">
        <w:t xml:space="preserve"> </w:t>
      </w:r>
      <w:r>
        <w:t xml:space="preserve">explicam que o papel principal de um </w:t>
      </w:r>
      <w:r w:rsidRPr="000638D5">
        <w:rPr>
          <w:bCs/>
        </w:rPr>
        <w:t>assistente pessoal</w:t>
      </w:r>
      <w:r w:rsidRPr="000638D5">
        <w:t xml:space="preserve"> </w:t>
      </w:r>
      <w:r>
        <w:t xml:space="preserve">(AP) é isentar o usuário de realizar tarefas repetitivas ou entediantes. Além disso, os autores deixam claro que as aplicações de um </w:t>
      </w:r>
      <w:r w:rsidRPr="001939BD">
        <w:t>AP</w:t>
      </w:r>
      <w:r>
        <w:t xml:space="preserve"> podem variar de pesquisas na internet até mesmo tarefas colaborativas.</w:t>
      </w:r>
    </w:p>
    <w:p w14:paraId="5A2A4697" w14:textId="77777777" w:rsidR="008551BB" w:rsidRDefault="008551BB" w:rsidP="00A103F7">
      <w:pPr>
        <w:pStyle w:val="Paragrafo"/>
      </w:pPr>
      <w:r>
        <w:t xml:space="preserve">A interação entre usuário e AP,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Em uma comunicação realizada por meio da troca de mensagens textuais, fazendo somente o uso da língua natural sem caracteres especiais para identificar comandos específicos, é necessário o entendimento de linguagem natural por parte do assistente, objetivando a compreensão das requisições realizadas pelo usuário, como é mostrado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864C2D">
        <w:rPr>
          <w:noProof/>
        </w:rPr>
        <w:t xml:space="preserve">USACHEV </w:t>
      </w:r>
      <w:r w:rsidRPr="00864C2D">
        <w:rPr>
          <w:i/>
          <w:noProof/>
        </w:rPr>
        <w:t>et al.</w:t>
      </w:r>
      <w:r w:rsidRPr="00864C2D">
        <w:rPr>
          <w:noProof/>
        </w:rPr>
        <w:t xml:space="preserve"> </w:t>
      </w:r>
      <w:r>
        <w:rPr>
          <w:noProof/>
        </w:rPr>
        <w:t>(</w:t>
      </w:r>
      <w:r w:rsidRPr="00864C2D">
        <w:rPr>
          <w:noProof/>
        </w:rPr>
        <w:t>2018)</w:t>
      </w:r>
      <w:r>
        <w:fldChar w:fldCharType="end"/>
      </w:r>
      <w:r>
        <w:t xml:space="preserve"> e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554537">
        <w:rPr>
          <w:noProof/>
        </w:rPr>
        <w:t>REATEGUI</w:t>
      </w:r>
      <w:r>
        <w:rPr>
          <w:noProof/>
        </w:rPr>
        <w:t>,</w:t>
      </w:r>
      <w:r w:rsidRPr="00554537">
        <w:rPr>
          <w:noProof/>
        </w:rPr>
        <w:t xml:space="preserve"> RIBEIRO</w:t>
      </w:r>
      <w:r>
        <w:rPr>
          <w:noProof/>
        </w:rPr>
        <w:t xml:space="preserve"> e</w:t>
      </w:r>
      <w:r w:rsidRPr="00554537">
        <w:rPr>
          <w:noProof/>
        </w:rPr>
        <w:t xml:space="preserve"> BOFF</w:t>
      </w:r>
      <w:r>
        <w:rPr>
          <w:noProof/>
        </w:rPr>
        <w:t xml:space="preserve"> (</w:t>
      </w:r>
      <w:r w:rsidRPr="00554537">
        <w:rPr>
          <w:noProof/>
        </w:rPr>
        <w:t>2008)</w:t>
      </w:r>
      <w:r>
        <w:fldChar w:fldCharType="end"/>
      </w:r>
      <w:r>
        <w:t>, onde os autores desenvolveram em seu módulo de comunicação um sistema para o entendimento de linguagem natural.</w:t>
      </w:r>
    </w:p>
    <w:p w14:paraId="22E2FFB3" w14:textId="351647FF" w:rsidR="008551BB" w:rsidRPr="00FE2E12" w:rsidRDefault="008551BB" w:rsidP="00A103F7">
      <w:pPr>
        <w:pStyle w:val="Paragrafo"/>
      </w:pPr>
      <w:r>
        <w:t xml:space="preserve">Tendo em vista os objetivos de um </w:t>
      </w:r>
      <w:r w:rsidRPr="00F63CAD">
        <w:t>AP</w:t>
      </w:r>
      <w:r>
        <w:t xml:space="preserve"> e as suas principais necessidades, em conjunto ao modelo de sistema exposto por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034B1B">
        <w:rPr>
          <w:noProof/>
        </w:rPr>
        <w:t>REATEGUI</w:t>
      </w:r>
      <w:r>
        <w:rPr>
          <w:noProof/>
        </w:rPr>
        <w:t>,</w:t>
      </w:r>
      <w:r w:rsidRPr="00034B1B">
        <w:rPr>
          <w:noProof/>
        </w:rPr>
        <w:t xml:space="preserve"> RIBEIRO</w:t>
      </w:r>
      <w:r>
        <w:rPr>
          <w:noProof/>
        </w:rPr>
        <w:t xml:space="preserve"> e</w:t>
      </w:r>
      <w:r w:rsidRPr="00034B1B">
        <w:rPr>
          <w:noProof/>
        </w:rPr>
        <w:t xml:space="preserve"> BOFF </w:t>
      </w:r>
      <w:r>
        <w:rPr>
          <w:noProof/>
        </w:rPr>
        <w:t>(</w:t>
      </w:r>
      <w:r w:rsidRPr="00034B1B">
        <w:rPr>
          <w:noProof/>
        </w:rPr>
        <w:t>2008)</w:t>
      </w:r>
      <w:r>
        <w:fldChar w:fldCharType="end"/>
      </w:r>
      <w:r>
        <w:t xml:space="preserve">, pode-se realçar que para a implementação de um SAP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w:t>
      </w:r>
      <w:r>
        <w:fldChar w:fldCharType="begin" w:fldLock="1"/>
      </w:r>
      <w:r w:rsidR="00AF2B9B">
        <w:instrText>ADDIN CSL_CITATION {"citationItems":[{"id":"ITEM-1","itemData":{"URL":"https://www.ibm.com/support/knowledgecenter/en/SSAL2T_8.2.0/com.ibm.cics.tx.doc/concepts/c_wht_is_distd_comptg.html","accessed":{"date-parts":[["2018","11","19"]]},"author":[{"dropping-particle":"","family":"IBM","given":"","non-dropping-particle":"","parse-names":false,"suffix":""}],"id":"ITEM-1","issued":{"date-parts":[["0"]]},"title":"IBM Knowledge Center - What is distributed computing","type":"webpage"},"uris":["http://www.mendeley.com/documents/?uuid=c2bb2855-8438-41ee-92c7-1db8bb7107c9"]}],"mendeley":{"formattedCitation":"(IBM, [S.d.])","plainTextFormattedCitation":"(IBM, [S.d.])","previouslyFormattedCitation":"(IBM, [S.d.])"},"properties":{"noteIndex":0},"schema":"https://github.com/citation-style-language/schema/raw/master/csl-citation.json"}</w:instrText>
      </w:r>
      <w:r>
        <w:fldChar w:fldCharType="separate"/>
      </w:r>
      <w:r w:rsidRPr="00736001">
        <w:rPr>
          <w:noProof/>
        </w:rPr>
        <w:t>(IBM, [S.d.])</w:t>
      </w:r>
      <w:r>
        <w:fldChar w:fldCharType="end"/>
      </w:r>
      <w:r>
        <w:t xml:space="preserve">. Entretanto, visando evadir-se destes problemas, as </w:t>
      </w:r>
      <w:r>
        <w:lastRenderedPageBreak/>
        <w:t>necessidades do SAP podem ser divididas em agentes capazes de executar tarefas especificas, criando assim um sistema multiagente.</w:t>
      </w:r>
      <w:r w:rsidRPr="00FE2E12">
        <w:t xml:space="preserve"> </w:t>
      </w:r>
    </w:p>
    <w:p w14:paraId="79783EA1" w14:textId="77777777" w:rsidR="008551BB" w:rsidRDefault="008551BB" w:rsidP="00A103F7">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3C4A3B5A" w14:textId="77777777" w:rsidR="000603E9" w:rsidRPr="00FE2E12" w:rsidRDefault="000603E9" w:rsidP="00A103F7">
      <w:pPr>
        <w:pStyle w:val="Paragrafo"/>
      </w:pPr>
    </w:p>
    <w:p w14:paraId="61A10553" w14:textId="1D700AF0" w:rsidR="008551BB" w:rsidRPr="00FE2E12" w:rsidRDefault="008551BB" w:rsidP="00471EA3">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6E604B76" w14:textId="77777777" w:rsidR="00471EA3" w:rsidRDefault="00471EA3" w:rsidP="00A103F7">
      <w:pPr>
        <w:pStyle w:val="Paragrafo"/>
      </w:pPr>
    </w:p>
    <w:p w14:paraId="79562C4C" w14:textId="77777777" w:rsidR="008551BB" w:rsidRPr="00FE2E12" w:rsidRDefault="008551BB" w:rsidP="00A103F7">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w:t>
      </w:r>
    </w:p>
    <w:p w14:paraId="79EE5611" w14:textId="77777777" w:rsidR="008551BB" w:rsidRPr="00FE2E12" w:rsidRDefault="008551BB" w:rsidP="00A103F7">
      <w:pPr>
        <w:pStyle w:val="Paragrafo"/>
      </w:pPr>
      <w:r w:rsidRPr="00FE2E12">
        <w:t xml:space="preserve"> </w:t>
      </w:r>
      <w:r>
        <w:t xml:space="preserve">Desta maneira, pode-se obter soluções adquiridas a partir de ferramentas de terceiros, por exemplo, o recurso de entendimento de linguagem natural pode ser obtido com o IBM Watson, como é apresentado por </w:t>
      </w:r>
      <w:r w:rsidRPr="00FE2E12">
        <w:fldChar w:fldCharType="begin" w:fldLock="1"/>
      </w:r>
      <w:r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Pr="00FE2E12">
        <w:fldChar w:fldCharType="separate"/>
      </w:r>
      <w:r w:rsidRPr="00FE2E12">
        <w:rPr>
          <w:noProof/>
        </w:rPr>
        <w:t xml:space="preserve">YAN </w:t>
      </w:r>
      <w:r w:rsidRPr="00FE2E12">
        <w:rPr>
          <w:i/>
          <w:noProof/>
        </w:rPr>
        <w:t>et al.</w:t>
      </w:r>
      <w:r w:rsidRPr="00FE2E12">
        <w:rPr>
          <w:noProof/>
        </w:rPr>
        <w:t xml:space="preserve"> (2016)</w:t>
      </w:r>
      <w:r w:rsidRPr="00FE2E12">
        <w:fldChar w:fldCharType="end"/>
      </w:r>
      <w:r w:rsidRPr="00FE2E12">
        <w:t xml:space="preserve">,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e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Não restrito ao entendimento de linguagem, outros recursos como a interface de comunicação, i.e. o meio de troca de mensagens pode ser modularizada e obtido a partir de outras ferramentas, como é mostrado por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onde é utilizado a </w:t>
      </w:r>
      <w:r>
        <w:rPr>
          <w:i/>
        </w:rPr>
        <w:t xml:space="preserve">Application Programming Interface </w:t>
      </w:r>
      <w:r>
        <w:t>(API) do aplicativo de mensagens Telegram para a comunicação com o usuário.</w:t>
      </w:r>
    </w:p>
    <w:p w14:paraId="4768D11F" w14:textId="2580E83C" w:rsidR="008551BB" w:rsidRDefault="008551BB" w:rsidP="00A103F7">
      <w:pPr>
        <w:pStyle w:val="Paragrafo"/>
      </w:pPr>
      <w:r>
        <w:t xml:space="preserve">A comunicação entre os agentes, ou módulos, de um SAP geralmente é realizada por meio da internet, pois quase sempre os módulos estão sendo executados em computadores e locais distintos. Sendo assim, um SAP implementado de maneira modularizada pode ser considerado um sistema distribuído. Segundo </w:t>
      </w:r>
      <w:r w:rsidRPr="00FE2E12">
        <w:fldChar w:fldCharType="begin" w:fldLock="1"/>
      </w:r>
      <w:r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Pr="00FE2E12">
        <w:fldChar w:fldCharType="separate"/>
      </w:r>
      <w:r w:rsidRPr="00FE2E12">
        <w:rPr>
          <w:noProof/>
        </w:rPr>
        <w:t>TANENBAUM e VAN STEEN (2013)</w:t>
      </w:r>
      <w:r w:rsidRPr="00FE2E12">
        <w:fldChar w:fldCharType="end"/>
      </w:r>
      <w:r w:rsidRPr="00FE2E12">
        <w:t xml:space="preserve"> </w:t>
      </w:r>
      <w:r>
        <w:t>um sistema distribuído</w:t>
      </w:r>
      <w:r w:rsidR="00AE4FA8">
        <w:t xml:space="preserve"> é</w:t>
      </w:r>
      <w:r>
        <w:t xml:space="preserve"> como uma coleção de computadores independentes que cooperam para resolver uma tarefa, entretanto o usuário final os enxerga como um só.</w:t>
      </w:r>
      <w:r w:rsidRPr="00FE2E12">
        <w:t xml:space="preserve"> </w:t>
      </w:r>
      <w:r>
        <w:t xml:space="preserve">Ainda </w:t>
      </w:r>
      <w:r w:rsidRPr="00FE2E12">
        <w:fldChar w:fldCharType="begin" w:fldLock="1"/>
      </w:r>
      <w:r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Pr="00FE2E12">
        <w:fldChar w:fldCharType="separate"/>
      </w:r>
      <w:r w:rsidRPr="00FE2E12">
        <w:rPr>
          <w:noProof/>
        </w:rPr>
        <w:t>COULOURIS, DOLLIMORE e KINDBERG  (2012)</w:t>
      </w:r>
      <w:r w:rsidRPr="00FE2E12">
        <w:fldChar w:fldCharType="end"/>
      </w:r>
      <w:r w:rsidRPr="00FE2E12">
        <w:t xml:space="preserve"> </w:t>
      </w:r>
      <w:r>
        <w:t xml:space="preserve">acrescentam ao conceito de sistema distribuído como sendo um sistema no qual </w:t>
      </w:r>
      <w:r>
        <w:rPr>
          <w:i/>
          <w:iCs/>
        </w:rPr>
        <w:t>softwares</w:t>
      </w:r>
      <w:r>
        <w:t xml:space="preserve"> ou </w:t>
      </w:r>
      <w:r>
        <w:rPr>
          <w:i/>
          <w:iCs/>
        </w:rPr>
        <w:t>hardwares</w:t>
      </w:r>
      <w:r>
        <w:t xml:space="preserve"> conectados à rede comunicam-se e coordenam as suas ações por meio de troca de mensagens.</w:t>
      </w:r>
    </w:p>
    <w:p w14:paraId="1B2B7159" w14:textId="77777777" w:rsidR="008551BB" w:rsidRPr="00FE2E12" w:rsidRDefault="008551BB" w:rsidP="00A103F7">
      <w:pPr>
        <w:pStyle w:val="Paragrafo"/>
      </w:pPr>
      <w:r>
        <w:lastRenderedPageBreak/>
        <w:t>Dada a necessidade de disponibilizar serviços pela internet, se faz necessária a criação de serviços de rede (</w:t>
      </w:r>
      <w:r>
        <w:rPr>
          <w:i/>
          <w:iCs/>
        </w:rPr>
        <w:t>web services</w:t>
      </w:r>
      <w:r>
        <w:t>)</w:t>
      </w:r>
      <w:r>
        <w:rPr>
          <w:i/>
          <w:iCs/>
        </w:rPr>
        <w:t>,</w:t>
      </w:r>
      <w:r w:rsidRPr="00D83494">
        <w:rPr>
          <w:iCs/>
        </w:rPr>
        <w:t xml:space="preserve"> </w:t>
      </w:r>
      <w:r>
        <w:rPr>
          <w:iCs/>
        </w:rPr>
        <w:t xml:space="preserve">ou seja, </w:t>
      </w:r>
      <w:r>
        <w:t xml:space="preserve">servidores conectados à internet, construídos com o propósito de suprir as necessidades de um </w:t>
      </w:r>
      <w:r>
        <w:rPr>
          <w:i/>
          <w:iCs/>
        </w:rPr>
        <w:t>site</w:t>
      </w:r>
      <w:r>
        <w:t xml:space="preserve"> ou uma aplicação. 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Pr="00FE2E12">
        <w:fldChar w:fldCharType="begin" w:fldLock="1"/>
      </w:r>
      <w:r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Pr="00FE2E12">
        <w:fldChar w:fldCharType="separate"/>
      </w:r>
      <w:r w:rsidRPr="00FE2E12">
        <w:rPr>
          <w:noProof/>
        </w:rPr>
        <w:t>(MARK, 2013)</w:t>
      </w:r>
      <w:r w:rsidRPr="00FE2E12">
        <w:fldChar w:fldCharType="end"/>
      </w:r>
      <w:r w:rsidRPr="00FE2E12">
        <w:t xml:space="preserve">. </w:t>
      </w:r>
    </w:p>
    <w:p w14:paraId="6CA82A10" w14:textId="77777777" w:rsidR="008551BB" w:rsidRDefault="008551BB" w:rsidP="00A103F7">
      <w:pPr>
        <w:pStyle w:val="Paragrafo"/>
      </w:pPr>
      <w:r>
        <w:t xml:space="preserve">Como é exposto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255269">
        <w:rPr>
          <w:noProof/>
        </w:rPr>
        <w:t xml:space="preserve">USACHEV </w:t>
      </w:r>
      <w:r w:rsidRPr="00255269">
        <w:rPr>
          <w:i/>
          <w:noProof/>
        </w:rPr>
        <w:t>et al.</w:t>
      </w:r>
      <w:r w:rsidRPr="00255269">
        <w:rPr>
          <w:noProof/>
        </w:rPr>
        <w:t xml:space="preserve"> </w:t>
      </w:r>
      <w:r>
        <w:rPr>
          <w:noProof/>
        </w:rPr>
        <w:t>(</w:t>
      </w:r>
      <w:r w:rsidRPr="00255269">
        <w:rPr>
          <w:noProof/>
        </w:rPr>
        <w:t>2018)</w:t>
      </w:r>
      <w:r>
        <w:fldChar w:fldCharType="end"/>
      </w:r>
      <w:r>
        <w:t xml:space="preserve"> um AP pode ser utilizado para obter informações para um usuário. Nesse sentido, um SAP pode utilizar uma API disponibilizada por outro sistema para a obtenção de dados ou para a realização de alguma ação. </w:t>
      </w:r>
    </w:p>
    <w:p w14:paraId="0A6293A3" w14:textId="77777777" w:rsidR="008551BB" w:rsidRDefault="008551BB" w:rsidP="00A103F7">
      <w:pPr>
        <w:pStyle w:val="Paragrafo"/>
      </w:pPr>
      <w:r>
        <w:t xml:space="preserve">Entretanto, nem todos os </w:t>
      </w:r>
      <w:r>
        <w:rPr>
          <w:i/>
          <w:iCs/>
        </w:rPr>
        <w:t>sites</w:t>
      </w:r>
      <w:r>
        <w:t xml:space="preserve"> existentes fornecem uma API, e para extrair informações destes sistemas </w:t>
      </w:r>
      <w:r>
        <w:rPr>
          <w:i/>
          <w:iCs/>
        </w:rPr>
        <w:t>web</w:t>
      </w:r>
      <w:r>
        <w:t xml:space="preserve"> uma das principais técnicas é o uso do </w:t>
      </w:r>
      <w:r>
        <w:rPr>
          <w:i/>
          <w:iCs/>
        </w:rPr>
        <w:t>web scraping</w:t>
      </w:r>
      <w:r>
        <w:t xml:space="preserve"> para obter estes dados de forma automatizada </w:t>
      </w:r>
      <w:r>
        <w:fldChar w:fldCharType="begin" w:fldLock="1"/>
      </w:r>
      <w:r>
        <w:instrText>ADDIN CSL_CITATION {"citationItems":[{"id":"ITEM-1","itemData":{"DOI":"10.1109/CICN.2011.97","ISBN":"9780769545875","abstract":"Extracting useful information from the web is the most significant issue of concern for the realization of semantic web. This may be achieved by several ways among which Web Usage Mining, Web Scrapping and Semantic Annotation plays an important role. Web mining enables to find out the relevant results from the web and is used to extract meaningful information from the discovery patterns kept back in the servers. Web usage mining is a type of web mining which mines the information of access routes/manners of users visiting the web sites. Web scraping, another technique, is a process of extracting useful information from HTML pages which may be implemented using a scripting language known as Prolog Server Pages(PSP) based on Prolog. Third, Semantic annotation is a technique which makes it possible to add semantics and a formal structure to unstructured textual documents, an important aspect in semantic information extraction which may be performed by a tool known as KIM(Knowledge Information Management). In this paper, we revisit, explore and discuss some information extraction techniques on web like web usage mining, web scrapping and semantic annotation for a better or efficient information extraction on the web illustrated with examples.","author":[{"dropping-particle":"","family":"Malik","given":"Sanjay Kumar","non-dropping-particle":"","parse-names":false,"suffix":""},{"dropping-particle":"","family":"Rizvi","given":"Sam","non-dropping-particle":"","parse-names":false,"suffix":""}],"container-title":"Proceedings - 2011 International Conference on Computational Intelligence and Communication Systems, CICN 2011","id":"ITEM-1","issued":{"date-parts":[["2011"]]},"title":"Information extraction using web usage mining, web scrapping and semantic annotation","type":"paper-conference"},"uris":["http://www.mendeley.com/documents/?uuid=a86c67ad-1047-4522-b0ab-6f893a09c21d"]}],"mendeley":{"formattedCitation":"(MALIK; RIZVI, 2011)","plainTextFormattedCitation":"(MALIK; RIZVI, 2011)","previouslyFormattedCitation":"(MALIK; RIZVI, 2011)"},"properties":{"noteIndex":0},"schema":"https://github.com/citation-style-language/schema/raw/master/csl-citation.json"}</w:instrText>
      </w:r>
      <w:r>
        <w:fldChar w:fldCharType="separate"/>
      </w:r>
      <w:r w:rsidRPr="00180F53">
        <w:rPr>
          <w:noProof/>
        </w:rPr>
        <w:t>(MALIK; RIZVI, 2011)</w:t>
      </w:r>
      <w:r>
        <w:fldChar w:fldCharType="end"/>
      </w:r>
      <w:r>
        <w:t xml:space="preserve">. </w:t>
      </w:r>
      <w:r>
        <w:fldChar w:fldCharType="begin" w:fldLock="1"/>
      </w:r>
      <w:r>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e URRU (2012)","plainTextFormattedCitation":"(VARGIU; URRU, 2012)","previouslyFormattedCitation":"(VARGIU; URRU, 2012)"},"properties":{"noteIndex":0},"schema":"https://github.com/citation-style-language/schema/raw/master/csl-citation.json"}</w:instrText>
      </w:r>
      <w:r>
        <w:fldChar w:fldCharType="separate"/>
      </w:r>
      <w:r w:rsidRPr="00532EA0">
        <w:rPr>
          <w:noProof/>
        </w:rPr>
        <w:t>VARGIU</w:t>
      </w:r>
      <w:r>
        <w:rPr>
          <w:noProof/>
        </w:rPr>
        <w:t xml:space="preserve"> e</w:t>
      </w:r>
      <w:r w:rsidRPr="00532EA0">
        <w:rPr>
          <w:noProof/>
        </w:rPr>
        <w:t xml:space="preserve"> URRU </w:t>
      </w:r>
      <w:r>
        <w:rPr>
          <w:noProof/>
        </w:rPr>
        <w:t>(</w:t>
      </w:r>
      <w:r w:rsidRPr="00532EA0">
        <w:rPr>
          <w:noProof/>
        </w:rPr>
        <w:t>2012)</w:t>
      </w:r>
      <w:r>
        <w:fldChar w:fldCharType="end"/>
      </w:r>
      <w:r>
        <w:t xml:space="preserve"> apresentam </w:t>
      </w:r>
      <w:r>
        <w:rPr>
          <w:i/>
        </w:rPr>
        <w:t xml:space="preserve">web scraping </w:t>
      </w:r>
      <w:r>
        <w:t xml:space="preserve">como </w:t>
      </w:r>
      <w:r>
        <w:rPr>
          <w:i/>
          <w:iCs/>
        </w:rPr>
        <w:t>“</w:t>
      </w:r>
      <w:r>
        <w:t xml:space="preserve">[...] uma técnica de </w:t>
      </w:r>
      <w:r>
        <w:rPr>
          <w:i/>
          <w:iCs/>
        </w:rPr>
        <w:t>software</w:t>
      </w:r>
      <w:r>
        <w:t xml:space="preserve"> destinada a extrair informações de </w:t>
      </w:r>
      <w:r>
        <w:rPr>
          <w:i/>
          <w:iCs/>
        </w:rPr>
        <w:t xml:space="preserve">sites. Web scrapers </w:t>
      </w:r>
      <w:r>
        <w:t xml:space="preserve">simulam a exploração humana na internet” </w:t>
      </w:r>
      <w:r w:rsidRPr="00FE2E12">
        <w:fldChar w:fldCharType="begin" w:fldLock="1"/>
      </w:r>
      <w:r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FE2E12">
        <w:fldChar w:fldCharType="separate"/>
      </w:r>
      <w:r w:rsidRPr="00FE2E12">
        <w:rPr>
          <w:noProof/>
        </w:rPr>
        <w:t>(VARGIU; URRU, 2012, tradução nossa)</w:t>
      </w:r>
      <w:r w:rsidRPr="00FE2E12">
        <w:fldChar w:fldCharType="end"/>
      </w:r>
      <w:r w:rsidRPr="00FE2E12">
        <w:t xml:space="preserve">. </w:t>
      </w:r>
      <w:r>
        <w:t xml:space="preserve">Os autores apresentam o termo </w:t>
      </w:r>
      <w:r>
        <w:rPr>
          <w:i/>
          <w:iCs/>
        </w:rPr>
        <w:t>web scrapers</w:t>
      </w:r>
      <w:r>
        <w:t xml:space="preserve">, este é designado a </w:t>
      </w:r>
      <w:r>
        <w:rPr>
          <w:i/>
        </w:rPr>
        <w:t>softwares</w:t>
      </w:r>
      <w:r>
        <w:t xml:space="preserve"> programados para buscar, em uma página da </w:t>
      </w:r>
      <w:r>
        <w:rPr>
          <w:i/>
          <w:iCs/>
        </w:rPr>
        <w:t>web,</w:t>
      </w:r>
      <w:r>
        <w:t xml:space="preserve"> informações e/ou executar ações utilizando a técnica de </w:t>
      </w:r>
      <w:r>
        <w:rPr>
          <w:i/>
        </w:rPr>
        <w:t>web scraping</w:t>
      </w:r>
      <w:r>
        <w:t xml:space="preserve">. Este tipo </w:t>
      </w:r>
      <w:r w:rsidRPr="009C6A12">
        <w:rPr>
          <w:i/>
        </w:rPr>
        <w:t>de</w:t>
      </w:r>
      <w:r>
        <w:t xml:space="preserve"> </w:t>
      </w:r>
      <w:r w:rsidRPr="009C6A12">
        <w:rPr>
          <w:i/>
        </w:rPr>
        <w:t>softwar</w:t>
      </w:r>
      <w:r w:rsidRPr="00A574D4">
        <w:rPr>
          <w:i/>
        </w:rPr>
        <w:t>e</w:t>
      </w:r>
      <w:r>
        <w:rPr>
          <w:i/>
        </w:rPr>
        <w:t xml:space="preserve"> </w:t>
      </w:r>
      <w:r>
        <w:t>automatizado</w:t>
      </w:r>
      <w:r w:rsidRPr="00A574D4">
        <w:t xml:space="preserve"> </w:t>
      </w:r>
      <w:r>
        <w:t>é</w:t>
      </w:r>
      <w:r>
        <w:rPr>
          <w:i/>
        </w:rPr>
        <w:t xml:space="preserve"> </w:t>
      </w:r>
      <w:r>
        <w:t xml:space="preserve">popularmente conhecido </w:t>
      </w:r>
      <w:r w:rsidRPr="00A574D4">
        <w:t>como</w:t>
      </w:r>
      <w:r>
        <w:t xml:space="preserve"> </w:t>
      </w:r>
      <w:r w:rsidRPr="009C6A12">
        <w:rPr>
          <w:i/>
          <w:iCs/>
        </w:rPr>
        <w:t>um</w:t>
      </w:r>
      <w:r>
        <w:rPr>
          <w:iCs/>
        </w:rPr>
        <w:t xml:space="preserve"> </w:t>
      </w:r>
      <w:r w:rsidRPr="00A574D4">
        <w:rPr>
          <w:i/>
          <w:iCs/>
        </w:rPr>
        <w:t>bot</w:t>
      </w:r>
      <w:r>
        <w:rPr>
          <w:iCs/>
        </w:rPr>
        <w:t>.</w:t>
      </w:r>
      <w:r>
        <w:t xml:space="preserve"> Tais </w:t>
      </w:r>
      <w:r>
        <w:rPr>
          <w:i/>
        </w:rPr>
        <w:t>bots</w:t>
      </w:r>
      <w:r>
        <w:t xml:space="preserve"> percorrem o </w:t>
      </w:r>
      <w:r>
        <w:rPr>
          <w:i/>
          <w:iCs/>
        </w:rPr>
        <w:t>site</w:t>
      </w:r>
      <w:r>
        <w:t xml:space="preserve"> através do código fonte, normalmente em formato HTML, e também podem executar instruções em JavaScript na página.</w:t>
      </w:r>
    </w:p>
    <w:p w14:paraId="5B896F7A" w14:textId="77777777" w:rsidR="00A44334" w:rsidRDefault="00A44334" w:rsidP="00A103F7">
      <w:pPr>
        <w:pStyle w:val="Paragrafo"/>
      </w:pPr>
    </w:p>
    <w:p w14:paraId="3C9128D3" w14:textId="00B6B939" w:rsidR="00A44334" w:rsidRDefault="00A44334" w:rsidP="00A44334">
      <w:pPr>
        <w:pStyle w:val="Ttulo2"/>
      </w:pPr>
      <w:bookmarkStart w:id="2" w:name="_Toc531809240"/>
      <w:r>
        <w:t>Objetivos</w:t>
      </w:r>
      <w:bookmarkEnd w:id="2"/>
    </w:p>
    <w:p w14:paraId="42867DB4" w14:textId="77777777" w:rsidR="00A44334" w:rsidRDefault="00A44334" w:rsidP="00A103F7">
      <w:pPr>
        <w:pStyle w:val="Paragrafo"/>
      </w:pPr>
    </w:p>
    <w:p w14:paraId="02ED711F" w14:textId="3FDABF95" w:rsidR="008653AE" w:rsidRDefault="008653AE" w:rsidP="006530DB">
      <w:pPr>
        <w:pStyle w:val="Ttulo3"/>
      </w:pPr>
      <w:bookmarkStart w:id="3" w:name="_Toc531809241"/>
      <w:r>
        <w:t>Gerais</w:t>
      </w:r>
      <w:bookmarkEnd w:id="3"/>
    </w:p>
    <w:p w14:paraId="6A19570D" w14:textId="77777777" w:rsidR="008653AE" w:rsidRDefault="008653AE" w:rsidP="00A103F7">
      <w:pPr>
        <w:pStyle w:val="Paragrafo"/>
      </w:pPr>
    </w:p>
    <w:p w14:paraId="455A3F98" w14:textId="5E9387FD" w:rsidR="006530DB" w:rsidRDefault="00FB73F3" w:rsidP="00A103F7">
      <w:pPr>
        <w:pStyle w:val="Paragrafo"/>
      </w:pPr>
      <w:r>
        <w:t xml:space="preserve">O objetivo deste trabalho é implementar um </w:t>
      </w:r>
      <w:r>
        <w:rPr>
          <w:i/>
        </w:rPr>
        <w:t>software</w:t>
      </w:r>
      <w:r>
        <w:t xml:space="preserve"> de assistência pessoal</w:t>
      </w:r>
      <w:r w:rsidR="00942897">
        <w:t xml:space="preserve"> distribuído</w:t>
      </w:r>
      <w:r w:rsidR="00F905C8">
        <w:t>, nomeado como Lana,</w:t>
      </w:r>
      <w:r>
        <w:t xml:space="preserve"> capaz de receber mensagens textuais, interpretá-las, executar serviços quando necessário, e retornar ao usuário final uma resposta trivial ou um resultado da execução de um serviço requisitado.</w:t>
      </w:r>
    </w:p>
    <w:p w14:paraId="324692AC" w14:textId="77777777" w:rsidR="006530DB" w:rsidRDefault="006530DB" w:rsidP="00A103F7">
      <w:pPr>
        <w:pStyle w:val="Paragrafo"/>
      </w:pPr>
    </w:p>
    <w:p w14:paraId="6DB5AEC5" w14:textId="77777777" w:rsidR="00254C50" w:rsidRDefault="00254C50" w:rsidP="00A103F7">
      <w:pPr>
        <w:pStyle w:val="Paragrafo"/>
      </w:pPr>
    </w:p>
    <w:p w14:paraId="0E078330" w14:textId="0272794C" w:rsidR="00FB73F3" w:rsidRDefault="007468D0" w:rsidP="006530DB">
      <w:pPr>
        <w:pStyle w:val="Ttulo3"/>
      </w:pPr>
      <w:bookmarkStart w:id="4" w:name="_Toc531809242"/>
      <w:r>
        <w:lastRenderedPageBreak/>
        <w:t>Específicos</w:t>
      </w:r>
      <w:bookmarkEnd w:id="4"/>
    </w:p>
    <w:p w14:paraId="514083C8" w14:textId="77777777" w:rsidR="00FB73F3" w:rsidRDefault="00FB73F3" w:rsidP="00A103F7">
      <w:pPr>
        <w:pStyle w:val="Paragrafo"/>
      </w:pPr>
    </w:p>
    <w:p w14:paraId="266BDEDE" w14:textId="6C1FC6EA" w:rsidR="00120D0C" w:rsidRDefault="00120D0C" w:rsidP="00A103F7">
      <w:pPr>
        <w:pStyle w:val="Paragrafo"/>
      </w:pPr>
      <w:r>
        <w:t>Os objetivos específicos deste projeto são:</w:t>
      </w:r>
    </w:p>
    <w:p w14:paraId="1AC508CC" w14:textId="77777777" w:rsidR="00841801" w:rsidRDefault="00841801" w:rsidP="00A103F7">
      <w:pPr>
        <w:pStyle w:val="Paragrafo"/>
      </w:pPr>
    </w:p>
    <w:p w14:paraId="77D248D5" w14:textId="44CE9FB5" w:rsidR="009F112A" w:rsidRDefault="00D151AA" w:rsidP="00A103F7">
      <w:pPr>
        <w:pStyle w:val="Paragrafo"/>
        <w:numPr>
          <w:ilvl w:val="0"/>
          <w:numId w:val="50"/>
        </w:numPr>
      </w:pPr>
      <w:r>
        <w:t>implementar dois</w:t>
      </w:r>
      <w:r w:rsidR="009F112A">
        <w:t xml:space="preserve"> </w:t>
      </w:r>
      <w:r w:rsidR="009F112A">
        <w:rPr>
          <w:i/>
        </w:rPr>
        <w:t>bots</w:t>
      </w:r>
      <w:r w:rsidR="009F112A">
        <w:t xml:space="preserve"> utilizando APIs de aplicações de troca de mensagens, para servir de meio de comunicação entre usuário e assistente;</w:t>
      </w:r>
    </w:p>
    <w:p w14:paraId="493D03FB" w14:textId="7E246AB0" w:rsidR="009F112A" w:rsidRDefault="00FD459E" w:rsidP="00A103F7">
      <w:pPr>
        <w:pStyle w:val="Paragrafo"/>
        <w:numPr>
          <w:ilvl w:val="0"/>
          <w:numId w:val="50"/>
        </w:numPr>
      </w:pPr>
      <w:r>
        <w:t xml:space="preserve">implementar </w:t>
      </w:r>
      <w:r w:rsidR="002E184F">
        <w:t>funções para</w:t>
      </w:r>
      <w:r>
        <w:t xml:space="preserve"> banco de dados a fim de</w:t>
      </w:r>
      <w:r w:rsidR="002E184F">
        <w:t xml:space="preserve"> facilitar</w:t>
      </w:r>
      <w:r>
        <w:t xml:space="preserve"> </w:t>
      </w:r>
      <w:r w:rsidR="002E184F">
        <w:t>o gerenciamento de</w:t>
      </w:r>
      <w:r>
        <w:t xml:space="preserve"> informações </w:t>
      </w:r>
      <w:r w:rsidR="00D36A83">
        <w:t>armazenadas</w:t>
      </w:r>
      <w:r>
        <w:t>;</w:t>
      </w:r>
    </w:p>
    <w:p w14:paraId="269A0825" w14:textId="38A46994" w:rsidR="00FD459E" w:rsidRDefault="002E184F" w:rsidP="00A103F7">
      <w:pPr>
        <w:pStyle w:val="Paragrafo"/>
        <w:numPr>
          <w:ilvl w:val="0"/>
          <w:numId w:val="50"/>
        </w:numPr>
      </w:pPr>
      <w:r>
        <w:t>criar e configurar intenções, contextos e diálogos para o entendimento de linguagem natural;</w:t>
      </w:r>
    </w:p>
    <w:p w14:paraId="21E2890B" w14:textId="32C417B5" w:rsidR="00D47A5D" w:rsidRDefault="00D47A5D" w:rsidP="00A103F7">
      <w:pPr>
        <w:pStyle w:val="Paragrafo"/>
        <w:numPr>
          <w:ilvl w:val="0"/>
          <w:numId w:val="50"/>
        </w:numPr>
      </w:pPr>
      <w:r>
        <w:t>implementar um módulo capaz de receber mensagens textuais e responder estas mensagens com textos</w:t>
      </w:r>
      <w:r w:rsidR="00181DA3">
        <w:t>, links ou uma imagem</w:t>
      </w:r>
      <w:r w:rsidR="008145FA">
        <w:t>;</w:t>
      </w:r>
    </w:p>
    <w:p w14:paraId="111AA15F" w14:textId="1278B6A7" w:rsidR="00C01274" w:rsidRDefault="0094533C" w:rsidP="00A103F7">
      <w:pPr>
        <w:pStyle w:val="Paragrafo"/>
        <w:numPr>
          <w:ilvl w:val="0"/>
          <w:numId w:val="50"/>
        </w:numPr>
      </w:pPr>
      <w:r>
        <w:t xml:space="preserve">implementar um </w:t>
      </w:r>
      <w:r>
        <w:rPr>
          <w:i/>
        </w:rPr>
        <w:t>bot</w:t>
      </w:r>
      <w:r>
        <w:t xml:space="preserve"> que utilize a técnica de </w:t>
      </w:r>
      <w:r>
        <w:rPr>
          <w:i/>
        </w:rPr>
        <w:t>web scraping</w:t>
      </w:r>
      <w:r>
        <w:t xml:space="preserve"> para extrair informações do portal acadêmico Sagres, como, por exemplo, obter horários do semestre e listar disciplinas;</w:t>
      </w:r>
    </w:p>
    <w:p w14:paraId="0A33BADE" w14:textId="11F9B665" w:rsidR="0094533C" w:rsidRDefault="0094533C" w:rsidP="00A103F7">
      <w:pPr>
        <w:pStyle w:val="Paragrafo"/>
        <w:numPr>
          <w:ilvl w:val="0"/>
          <w:numId w:val="50"/>
        </w:numPr>
      </w:pPr>
      <w:r>
        <w:t xml:space="preserve">implementar um </w:t>
      </w:r>
      <w:r>
        <w:rPr>
          <w:i/>
        </w:rPr>
        <w:t>bot</w:t>
      </w:r>
      <w:r>
        <w:t xml:space="preserve"> que utilize a técnica de </w:t>
      </w:r>
      <w:r>
        <w:rPr>
          <w:i/>
        </w:rPr>
        <w:t>web scraping</w:t>
      </w:r>
      <w:r>
        <w:t xml:space="preserve"> para extrair informações do site da UESC, como, por exemplo, </w:t>
      </w:r>
      <w:r w:rsidR="00ED7BDC">
        <w:t>listar cursos de graduação ofertados e os últimos editais publicados;</w:t>
      </w:r>
    </w:p>
    <w:p w14:paraId="182A4CC3" w14:textId="6FC3F7AE" w:rsidR="00184E2F" w:rsidRDefault="00184E2F" w:rsidP="00A103F7">
      <w:pPr>
        <w:pStyle w:val="Paragrafo"/>
        <w:numPr>
          <w:ilvl w:val="0"/>
          <w:numId w:val="50"/>
        </w:numPr>
      </w:pPr>
      <w:r>
        <w:t xml:space="preserve">implementar um indexador de </w:t>
      </w:r>
      <w:r>
        <w:rPr>
          <w:i/>
        </w:rPr>
        <w:t>bots</w:t>
      </w:r>
      <w:r>
        <w:t xml:space="preserve"> que possuam </w:t>
      </w:r>
      <w:r>
        <w:rPr>
          <w:i/>
        </w:rPr>
        <w:t>bots</w:t>
      </w:r>
      <w:r>
        <w:t xml:space="preserve"> que realizem serviços no domínio da UESC.</w:t>
      </w:r>
    </w:p>
    <w:p w14:paraId="41695C76" w14:textId="77777777" w:rsidR="00FB73F3" w:rsidRPr="008653AE" w:rsidRDefault="00FB73F3" w:rsidP="00A103F7">
      <w:pPr>
        <w:pStyle w:val="Paragrafo"/>
      </w:pPr>
    </w:p>
    <w:p w14:paraId="445270E7" w14:textId="16880B4F" w:rsidR="00644740" w:rsidRDefault="008551BB" w:rsidP="00A103F7">
      <w:pPr>
        <w:pStyle w:val="Paragrafo"/>
      </w:pPr>
      <w:r>
        <w:t xml:space="preserve">Este trabalho de conclusão de curso foi dividido em 4 tópicos gerais, apresentando-se no primeiro um aprofundamento </w:t>
      </w:r>
      <w:r w:rsidR="001C5B47">
        <w:t>a respeito da teoria utilizada neste projeto</w:t>
      </w:r>
      <w:r>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902231">
      <w:pPr>
        <w:pStyle w:val="Ttulo1"/>
      </w:pPr>
      <w:bookmarkStart w:id="5" w:name="_Toc531809243"/>
      <w:r w:rsidRPr="00FE2E12">
        <w:lastRenderedPageBreak/>
        <w:t>EMBASAMENTO TEÓRICO</w:t>
      </w:r>
      <w:bookmarkEnd w:id="5"/>
    </w:p>
    <w:p w14:paraId="51581CF3" w14:textId="77777777" w:rsidR="007F2486" w:rsidRPr="00FE2E12" w:rsidRDefault="007F2486" w:rsidP="00A103F7">
      <w:pPr>
        <w:pStyle w:val="Paragrafo"/>
      </w:pPr>
    </w:p>
    <w:p w14:paraId="1A002B0C" w14:textId="76A14713" w:rsidR="007F2486" w:rsidRDefault="00923CE2" w:rsidP="00A103F7">
      <w:pPr>
        <w:pStyle w:val="Paragrafo"/>
      </w:pPr>
      <w:r>
        <w:t xml:space="preserve">Neste tópico será apresentada a fundamentação teórica necessária para o entendimento </w:t>
      </w:r>
      <w:r w:rsidR="00595096">
        <w:t>do funcionamento</w:t>
      </w:r>
      <w:r>
        <w:t xml:space="preserve"> das principais ferramentas e serviços utilizados para desenvolver este projeto.</w:t>
      </w:r>
    </w:p>
    <w:p w14:paraId="40C4D830" w14:textId="77777777" w:rsidR="00CB37C8" w:rsidRPr="00FD2CF7" w:rsidRDefault="00CB37C8" w:rsidP="00A103F7">
      <w:pPr>
        <w:pStyle w:val="Paragrafo"/>
      </w:pPr>
    </w:p>
    <w:p w14:paraId="6365BC91" w14:textId="35E185F4" w:rsidR="001E45C2" w:rsidRDefault="00D74971" w:rsidP="00B43033">
      <w:pPr>
        <w:pStyle w:val="Ttulo2"/>
      </w:pPr>
      <w:bookmarkStart w:id="6" w:name="_Toc531809244"/>
      <w:r>
        <w:t>Entendimento de Linguagem Natural</w:t>
      </w:r>
      <w:bookmarkEnd w:id="6"/>
    </w:p>
    <w:p w14:paraId="5AA6867F" w14:textId="77777777" w:rsidR="00CB37C8" w:rsidRDefault="00CB37C8" w:rsidP="00CB37C8"/>
    <w:p w14:paraId="5B3F2438" w14:textId="77777777" w:rsidR="001C2573" w:rsidRDefault="00C4792C" w:rsidP="00A103F7">
      <w:pPr>
        <w:pStyle w:val="Paragrafo"/>
      </w:pPr>
      <w:r>
        <w:t>O entendimento de linguagem natural, também conhecido como processamento de linguagem natural</w:t>
      </w:r>
      <w:r w:rsidR="00D87D69">
        <w:t>,</w:t>
      </w:r>
      <w:r w:rsidR="001033FB">
        <w:t xml:space="preserve"> é uma área que estuda o desenvolvimento de </w:t>
      </w:r>
      <w:r w:rsidR="001033FB">
        <w:rPr>
          <w:i/>
        </w:rPr>
        <w:t>softwares</w:t>
      </w:r>
      <w:r w:rsidR="001033FB">
        <w:t xml:space="preserve"> que analisam e reconhecem linguagens humanas, ou linguagens naturais </w:t>
      </w:r>
      <w:r w:rsidR="00D81B06">
        <w:fldChar w:fldCharType="begin" w:fldLock="1"/>
      </w:r>
      <w:r w:rsidR="00F0245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81B06">
        <w:fldChar w:fldCharType="separate"/>
      </w:r>
      <w:r w:rsidR="00D81B06" w:rsidRPr="00D81B06">
        <w:rPr>
          <w:noProof/>
        </w:rPr>
        <w:t>(PERNA; DELGADO; FINATTO, 2010)</w:t>
      </w:r>
      <w:r w:rsidR="00D81B06">
        <w:fldChar w:fldCharType="end"/>
      </w:r>
      <w:r w:rsidR="001033FB">
        <w:t xml:space="preserve">. </w:t>
      </w:r>
    </w:p>
    <w:p w14:paraId="4182A6E7" w14:textId="6FBC8663" w:rsidR="00CB37C8" w:rsidRDefault="001033FB" w:rsidP="00A103F7">
      <w:pPr>
        <w:pStyle w:val="Paragrafo"/>
      </w:pPr>
      <w:r>
        <w:t xml:space="preserve">Esta área </w:t>
      </w:r>
      <w:r w:rsidR="00D87D69">
        <w:t xml:space="preserve">trata computacionalmente os aspectos da </w:t>
      </w:r>
      <w:r>
        <w:t>comunicação</w:t>
      </w:r>
      <w:r w:rsidR="00D87D69">
        <w:t xml:space="preserve"> humana</w:t>
      </w:r>
      <w:r w:rsidR="00D81B06">
        <w:t xml:space="preserve"> considerando estruturas e contextos das sentenças. De uma maneira geral,</w:t>
      </w:r>
      <w:r w:rsidR="00380FF3">
        <w:t xml:space="preserve"> o objetivo do entendimento de linguagem natural é estabelecer uma comunicação com o computador por meio da linguagem humana </w:t>
      </w:r>
      <w:r w:rsidR="00F0245B">
        <w:fldChar w:fldCharType="begin" w:fldLock="1"/>
      </w:r>
      <w:r w:rsidR="00D21F8F">
        <w:instrText>ADDIN CSL_CITATION {"citationItems":[{"id":"ITEM-1","itemData":{"abstract":"minicurso","author":[{"dropping-particle":"","family":"GONZALEZ","given":"Marco","non-dropping-particle":"","parse-names":false,"suffix":""},{"dropping-particle":"de","family":"Lima","given":"Vera L. S.","non-dropping-particle":"","parse-names":false,"suffix":""}],"container-title":"XXIII Congresso da Sociedade Brasileira de Computação. Anais da III Jornada de Mini-Cursos de Inteligência Artificial. Campinas:[sn]","id":"ITEM-1","issued":{"date-parts":[["2003"]]},"page":"347–395","title":"Recuperação de Informação e Processamento da Linguagem Natural","type":"article-journal","volume":"3"},"uris":["http://www.mendeley.com/documents/?uuid=97748f8e-1b45-4f60-9c01-a0b32ca871c8"]}],"mendeley":{"formattedCitation":"(GONZALEZ; LIMA, 2003)","plainTextFormattedCitation":"(GONZALEZ; LIMA, 2003)","previouslyFormattedCitation":"(GONZALEZ; LIMA, 2003)"},"properties":{"noteIndex":0},"schema":"https://github.com/citation-style-language/schema/raw/master/csl-citation.json"}</w:instrText>
      </w:r>
      <w:r w:rsidR="00F0245B">
        <w:fldChar w:fldCharType="separate"/>
      </w:r>
      <w:r w:rsidR="00F0245B" w:rsidRPr="00F0245B">
        <w:rPr>
          <w:noProof/>
        </w:rPr>
        <w:t>(GONZALEZ; LIMA, 2003)</w:t>
      </w:r>
      <w:r w:rsidR="00F0245B">
        <w:fldChar w:fldCharType="end"/>
      </w:r>
      <w:r w:rsidR="00380FF3">
        <w:t>.</w:t>
      </w:r>
      <w:r w:rsidR="00D81B06">
        <w:t xml:space="preserve"> </w:t>
      </w:r>
    </w:p>
    <w:p w14:paraId="5DAB509A" w14:textId="2B4D1361" w:rsidR="00172439" w:rsidRDefault="00172439" w:rsidP="00A103F7">
      <w:pPr>
        <w:pStyle w:val="Paragrafo"/>
      </w:pPr>
      <w:r>
        <w:t xml:space="preserve">Devido à rica ambiguidade da linguagem natural, o entendimento desta se torna uma tarefa não trivial. Essa ambiguidade faz com que o entendimento de linguagem natural seja diferente do entendimento de linguagens de programação, já que estas foram criadas com definições que evitem justamente a ambiguidade </w:t>
      </w:r>
      <w:r w:rsidR="00D21F8F">
        <w:fldChar w:fldCharType="begin" w:fldLock="1"/>
      </w:r>
      <w:r w:rsidR="00696164">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21F8F">
        <w:fldChar w:fldCharType="separate"/>
      </w:r>
      <w:r w:rsidR="00D21F8F" w:rsidRPr="00D21F8F">
        <w:rPr>
          <w:noProof/>
        </w:rPr>
        <w:t>(PERNA; DELGADO; FINATTO, 2010)</w:t>
      </w:r>
      <w:r w:rsidR="00D21F8F">
        <w:fldChar w:fldCharType="end"/>
      </w:r>
      <w:r>
        <w:t>.</w:t>
      </w:r>
    </w:p>
    <w:p w14:paraId="2D7CE0AD" w14:textId="08F2C528" w:rsidR="00F55C6F" w:rsidRDefault="00696164" w:rsidP="00A103F7">
      <w:pPr>
        <w:pStyle w:val="Paragrafo"/>
      </w:pPr>
      <w:r>
        <w:t xml:space="preserve">Ainda </w:t>
      </w:r>
      <w:r>
        <w:fldChar w:fldCharType="begin" w:fldLock="1"/>
      </w:r>
      <w:r w:rsidR="002D4EA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2010)","manualFormatting":"PERNA, DELGADO e FINATTO (2010)","plainTextFormattedCitation":"(PERNA; DELGADO; FINATTO, 2010)","previouslyFormattedCitation":"(PERNA; DELGADO; FINATTO, 2010)"},"properties":{"noteIndex":0},"schema":"https://github.com/citation-style-language/schema/raw/master/csl-citation.json"}</w:instrText>
      </w:r>
      <w:r>
        <w:fldChar w:fldCharType="separate"/>
      </w:r>
      <w:r>
        <w:rPr>
          <w:noProof/>
        </w:rPr>
        <w:t>PERNA, DELGADO e FINATTO</w:t>
      </w:r>
      <w:r w:rsidRPr="00696164">
        <w:rPr>
          <w:noProof/>
        </w:rPr>
        <w:t xml:space="preserve"> </w:t>
      </w:r>
      <w:r>
        <w:rPr>
          <w:noProof/>
        </w:rPr>
        <w:t>(</w:t>
      </w:r>
      <w:r w:rsidRPr="00696164">
        <w:rPr>
          <w:noProof/>
        </w:rPr>
        <w:t>2010)</w:t>
      </w:r>
      <w:r>
        <w:fldChar w:fldCharType="end"/>
      </w:r>
      <w:r>
        <w:t xml:space="preserve"> acrescentam que: </w:t>
      </w:r>
    </w:p>
    <w:p w14:paraId="6EAC052F" w14:textId="77777777" w:rsidR="00C2649E" w:rsidRDefault="00C2649E" w:rsidP="00A103F7">
      <w:pPr>
        <w:pStyle w:val="Paragrafo"/>
      </w:pPr>
    </w:p>
    <w:p w14:paraId="5488191B" w14:textId="01318BDF" w:rsidR="00F55C6F" w:rsidRPr="001033FB" w:rsidRDefault="00CB2D37" w:rsidP="00F55C6F">
      <w:pPr>
        <w:pStyle w:val="CitaoDiretaGrande"/>
      </w:pPr>
      <w:r w:rsidRPr="00F55C6F">
        <w:t>Vários</w:t>
      </w:r>
      <w:r w:rsidR="00F55C6F" w:rsidRPr="00F55C6F">
        <w:t xml:space="preserve"> </w:t>
      </w:r>
      <w:r w:rsidRPr="00F55C6F">
        <w:t>métodos</w:t>
      </w:r>
      <w:r w:rsidR="00F55C6F" w:rsidRPr="00F55C6F">
        <w:t xml:space="preserve"> ou </w:t>
      </w:r>
      <w:r w:rsidRPr="00F55C6F">
        <w:t>técnicas</w:t>
      </w:r>
      <w:r w:rsidR="00F55C6F" w:rsidRPr="00F55C6F">
        <w:t xml:space="preserve"> computacionais podem ser usados para analisar e interpretar a linguagem natural. Existe uma clara </w:t>
      </w:r>
      <w:r w:rsidRPr="00F55C6F">
        <w:t>distinção</w:t>
      </w:r>
      <w:r w:rsidR="00F55C6F" w:rsidRPr="00F55C6F">
        <w:t xml:space="preserve">, por exemplo, entre as </w:t>
      </w:r>
      <w:r w:rsidRPr="00F55C6F">
        <w:t>técnicas</w:t>
      </w:r>
      <w:r w:rsidR="00F55C6F" w:rsidRPr="00F55C6F">
        <w:t xml:space="preserve"> empregadas na linguagem falada e na linguagem escrita, mas </w:t>
      </w:r>
      <w:r w:rsidRPr="00F55C6F">
        <w:t>também</w:t>
      </w:r>
      <w:r w:rsidR="00F55C6F" w:rsidRPr="00F55C6F">
        <w:t xml:space="preserve"> </w:t>
      </w:r>
      <w:r w:rsidRPr="00F55C6F">
        <w:t>além</w:t>
      </w:r>
      <w:r w:rsidR="00F55C6F" w:rsidRPr="00F55C6F">
        <w:t xml:space="preserve"> destas </w:t>
      </w:r>
      <w:r w:rsidRPr="00F55C6F">
        <w:t>divisões</w:t>
      </w:r>
      <w:r w:rsidR="00F55C6F" w:rsidRPr="00F55C6F">
        <w:t xml:space="preserve"> é </w:t>
      </w:r>
      <w:r w:rsidRPr="00F55C6F">
        <w:t>possível</w:t>
      </w:r>
      <w:r w:rsidR="00F55C6F" w:rsidRPr="00F55C6F">
        <w:t xml:space="preserve"> ver </w:t>
      </w:r>
      <w:r w:rsidRPr="00F55C6F">
        <w:t>diferenças</w:t>
      </w:r>
      <w:r w:rsidR="00F55C6F" w:rsidRPr="00F55C6F">
        <w:t xml:space="preserve"> claras entre as </w:t>
      </w:r>
      <w:r w:rsidRPr="00F55C6F">
        <w:t>técnicas</w:t>
      </w:r>
      <w:r w:rsidR="00F55C6F" w:rsidRPr="00F55C6F">
        <w:t xml:space="preserve"> </w:t>
      </w:r>
      <w:r w:rsidRPr="00F55C6F">
        <w:t>necessárias</w:t>
      </w:r>
      <w:r w:rsidR="00F55C6F" w:rsidRPr="00F55C6F">
        <w:t xml:space="preserve"> para diferentes tipos de </w:t>
      </w:r>
      <w:r w:rsidRPr="00F55C6F">
        <w:t>aplicação</w:t>
      </w:r>
      <w:r w:rsidR="00F55C6F" w:rsidRPr="00F55C6F">
        <w:t xml:space="preserve">, e que podem envolver diferentes tipos de textos, como por exemplo, textos </w:t>
      </w:r>
      <w:r w:rsidRPr="00F55C6F">
        <w:t>científicos</w:t>
      </w:r>
      <w:r w:rsidR="00F55C6F" w:rsidRPr="00F55C6F">
        <w:t xml:space="preserve">, </w:t>
      </w:r>
      <w:r w:rsidRPr="00F55C6F">
        <w:t>jornalísticos</w:t>
      </w:r>
      <w:r w:rsidR="00F55C6F" w:rsidRPr="00F55C6F">
        <w:t xml:space="preserve">, </w:t>
      </w:r>
      <w:r w:rsidRPr="00F55C6F">
        <w:t>literários</w:t>
      </w:r>
      <w:r w:rsidR="00F55C6F" w:rsidRPr="00F55C6F">
        <w:t xml:space="preserve">, etc. Neste sentido, a grande maioria das </w:t>
      </w:r>
      <w:r w:rsidRPr="00F55C6F">
        <w:t>aplicações</w:t>
      </w:r>
      <w:r w:rsidR="00F55C6F" w:rsidRPr="00F55C6F">
        <w:t xml:space="preserve"> é voltada para um tipo </w:t>
      </w:r>
      <w:r w:rsidRPr="00F55C6F">
        <w:t>especifico</w:t>
      </w:r>
      <w:r w:rsidR="00F55C6F" w:rsidRPr="00F55C6F">
        <w:t xml:space="preserve"> de linguagem.</w:t>
      </w:r>
    </w:p>
    <w:p w14:paraId="4C49D3EB" w14:textId="77777777" w:rsidR="00CB37C8" w:rsidRDefault="00CB37C8" w:rsidP="00A103F7">
      <w:pPr>
        <w:pStyle w:val="Paragrafo"/>
      </w:pPr>
    </w:p>
    <w:p w14:paraId="779C5C50" w14:textId="750AAF66" w:rsidR="00F606E0" w:rsidRDefault="001C78D1" w:rsidP="00A103F7">
      <w:pPr>
        <w:pStyle w:val="Paragrafo"/>
      </w:pPr>
      <w:r>
        <w:t xml:space="preserve">Devido a este envolvimento de textos com diferentes aspectos, as empresas que fornecem o serviço de entendimento de linguagem natural, normalmente, requisitam aos clientes que sejam cadastradas quais são as intenções e entidades que devem ser extraídas </w:t>
      </w:r>
      <w:r w:rsidR="00942D02">
        <w:t>do texto, como é o caso do Google DialogFlow e IBM Watson Assistant</w:t>
      </w:r>
      <w:r w:rsidR="00B947EE">
        <w:t xml:space="preserve"> </w:t>
      </w:r>
      <w:r w:rsidR="002D4EAB">
        <w:fldChar w:fldCharType="begin" w:fldLock="1"/>
      </w:r>
      <w:r w:rsidR="000A1D2C">
        <w:instrText>ADDIN CSL_CITATION {"citationItems":[{"id":"ITEM-1","itemData":{"URL":"https://dialogflow.com/docs","accessed":{"date-parts":[["2018","12","5"]]},"author":[{"dropping-particle":"","family":"Google","given":"","non-dropping-particle":"","parse-names":false,"suffix":""}],"id":"ITEM-1","issued":{"date-parts":[["0"]]},"title":"DialogFlow - Docs","type":"webpage"},"uris":["http://www.mendeley.com/documents/?uuid=2b503012-c8eb-47e7-b05a-8e2a17ccfec3"]}],"mendeley":{"formattedCitation":"(GOOGLE, [S.d.])","plainTextFormattedCitation":"(GOOGLE, [S.d.])","previouslyFormattedCitation":"(GOOGLE, [S.d.])"},"properties":{"noteIndex":0},"schema":"https://github.com/citation-style-language/schema/raw/master/csl-citation.json"}</w:instrText>
      </w:r>
      <w:r w:rsidR="002D4EAB">
        <w:fldChar w:fldCharType="separate"/>
      </w:r>
      <w:r w:rsidR="002D4EAB" w:rsidRPr="002D4EAB">
        <w:rPr>
          <w:noProof/>
        </w:rPr>
        <w:t>(GOOGLE, [S.d.])</w:t>
      </w:r>
      <w:r w:rsidR="002D4EAB">
        <w:fldChar w:fldCharType="end"/>
      </w:r>
      <w:r w:rsidR="002D4EAB">
        <w:t xml:space="preserve"> </w:t>
      </w:r>
      <w:r w:rsidR="000A1D2C">
        <w:fldChar w:fldCharType="begin" w:fldLock="1"/>
      </w:r>
      <w:r w:rsidR="00A96DA2">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0A1D2C">
        <w:fldChar w:fldCharType="separate"/>
      </w:r>
      <w:r w:rsidR="000A1D2C" w:rsidRPr="000A1D2C">
        <w:rPr>
          <w:noProof/>
        </w:rPr>
        <w:t>(MILLER, 2017)</w:t>
      </w:r>
      <w:r w:rsidR="000A1D2C">
        <w:fldChar w:fldCharType="end"/>
      </w:r>
      <w:r w:rsidR="00942D02">
        <w:t>.</w:t>
      </w:r>
    </w:p>
    <w:p w14:paraId="5A62D297" w14:textId="545981AF" w:rsidR="00910CDC" w:rsidRDefault="00910CDC" w:rsidP="00A103F7">
      <w:pPr>
        <w:pStyle w:val="Paragrafo"/>
      </w:pPr>
      <w:r>
        <w:lastRenderedPageBreak/>
        <w:t xml:space="preserve">As </w:t>
      </w:r>
      <w:r>
        <w:rPr>
          <w:iCs/>
        </w:rPr>
        <w:t xml:space="preserve">intenções </w:t>
      </w:r>
      <w:r>
        <w:t xml:space="preserve">são os objetivos que o usuário terá ao interagir com o serviço,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w:t>
      </w:r>
      <w:r w:rsidR="00E51E1D">
        <w:t xml:space="preserve">. Já as </w:t>
      </w:r>
      <w:r w:rsidR="00E51E1D">
        <w:rPr>
          <w:iCs/>
        </w:rPr>
        <w:t>entidades</w:t>
      </w:r>
      <w:r w:rsidR="00E51E1D">
        <w:t xml:space="preserve"> representam um termo ou objeto que fornece um contexto para uma </w:t>
      </w:r>
      <w:r w:rsidR="00E51E1D">
        <w:rPr>
          <w:iCs/>
        </w:rPr>
        <w:t>intenção</w:t>
      </w:r>
      <w:r w:rsidR="00E51E1D">
        <w:t>, i.e., elas são as entidades que podem aparecer durante a conversação, como locais, datas, horários ou códigos específicos de algum objeto.</w:t>
      </w:r>
    </w:p>
    <w:p w14:paraId="399122A3" w14:textId="77777777" w:rsidR="001C78D1" w:rsidRPr="00CB37C8" w:rsidRDefault="001C78D1" w:rsidP="00A103F7">
      <w:pPr>
        <w:pStyle w:val="Paragrafo"/>
      </w:pPr>
    </w:p>
    <w:p w14:paraId="2E4F097A" w14:textId="47B87F9C" w:rsidR="005802AC" w:rsidRDefault="00C143AF" w:rsidP="008511B8">
      <w:pPr>
        <w:pStyle w:val="Ttulo2"/>
      </w:pPr>
      <w:bookmarkStart w:id="7" w:name="_Toc531809245"/>
      <w:r>
        <w:t>Backend as a Service</w:t>
      </w:r>
      <w:bookmarkEnd w:id="7"/>
    </w:p>
    <w:p w14:paraId="466CF535" w14:textId="77777777" w:rsidR="003278E0" w:rsidRDefault="003278E0" w:rsidP="00A103F7">
      <w:pPr>
        <w:pStyle w:val="Paragrafo"/>
      </w:pPr>
    </w:p>
    <w:p w14:paraId="0D902A98" w14:textId="77777777" w:rsidR="003278E0" w:rsidRDefault="003278E0" w:rsidP="00A103F7">
      <w:pPr>
        <w:pStyle w:val="Paragrafo"/>
      </w:pPr>
      <w:r>
        <w:t xml:space="preserve">Um </w:t>
      </w:r>
      <w:r>
        <w:rPr>
          <w:i/>
        </w:rPr>
        <w:t xml:space="preserve">Backend as a Service </w:t>
      </w:r>
      <w:r>
        <w:t xml:space="preserve">(BaaS)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Pr="00FE2E12">
        <w:fldChar w:fldCharType="begin" w:fldLock="1"/>
      </w:r>
      <w:r>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FE2E12">
        <w:fldChar w:fldCharType="separate"/>
      </w:r>
      <w:r w:rsidRPr="00FE2E12">
        <w:rPr>
          <w:noProof/>
        </w:rPr>
        <w:t>(BATSCHINSKI, 2016)</w:t>
      </w:r>
      <w:r w:rsidRPr="00FE2E12">
        <w:fldChar w:fldCharType="end"/>
      </w:r>
      <w:r w:rsidRPr="00FE2E12">
        <w:t>.</w:t>
      </w:r>
    </w:p>
    <w:p w14:paraId="1B582DFA" w14:textId="07A76B3B" w:rsidR="00B4402F" w:rsidRDefault="00B4402F" w:rsidP="00A103F7">
      <w:pPr>
        <w:pStyle w:val="Paragrafo"/>
      </w:pPr>
      <w:r>
        <w:t xml:space="preserve">O BaaS fornece aos desenvolvedores </w:t>
      </w:r>
      <w:r w:rsidR="00075EF4">
        <w:t xml:space="preserve">de aplicações </w:t>
      </w:r>
      <w:r w:rsidR="00075EF4" w:rsidRPr="00A52426">
        <w:rPr>
          <w:i/>
        </w:rPr>
        <w:t>web</w:t>
      </w:r>
      <w:r w:rsidR="00A52426">
        <w:t xml:space="preserve"> e móveis</w:t>
      </w:r>
      <w:r w:rsidR="00075EF4">
        <w:t xml:space="preserve"> uma maneira de conectar seus </w:t>
      </w:r>
      <w:r w:rsidR="00A52426">
        <w:t xml:space="preserve">aplicativos ao armazenamento e processamento em nuvem e ao mesmo tempo fornecem recursos comuns como gerenciamento de usuários, notificações, integração de redes sociais e outros recursos bastante utilizados por aplicações </w:t>
      </w:r>
      <w:r w:rsidR="00A52426" w:rsidRPr="00A52426">
        <w:rPr>
          <w:i/>
        </w:rPr>
        <w:t>web</w:t>
      </w:r>
      <w:r w:rsidR="00A52426">
        <w:t xml:space="preserve"> e móveis</w:t>
      </w:r>
      <w:r w:rsidR="00BD5803">
        <w:t xml:space="preserve"> hoje em dia</w:t>
      </w:r>
      <w:r w:rsidR="00A52426">
        <w:t>.</w:t>
      </w:r>
      <w:r w:rsidR="00BD5803">
        <w:t xml:space="preserve"> Essa nova geração de soluções BaaS são fornecidas por meio de bibliotecas personalizadas e APIs. Em geral, o BaaS é um serviço relativamente novo na área de computação em nuvem, a maioria das empresas que fornecem</w:t>
      </w:r>
      <w:r w:rsidR="00A52426">
        <w:t xml:space="preserve"> </w:t>
      </w:r>
      <w:r w:rsidR="00BD5803">
        <w:t>essa solução surgiram a partir do ano de 2011</w:t>
      </w:r>
      <w:r w:rsidR="001C3B44">
        <w:t xml:space="preserve"> </w:t>
      </w:r>
      <w:r w:rsidR="00A96DA2">
        <w:fldChar w:fldCharType="begin" w:fldLock="1"/>
      </w:r>
      <w:r w:rsidR="00A96DA2">
        <w:instrText>ADDIN CSL_CITATION {"citationItems":[{"id":"ITEM-1","itemData":{"DOI":"10.1016/S0022-3913(12)00047-9","ISBN":"066012128X","ISSN":"0145-2134","PMID":"26840611","abstract":"This paper empirically examines the impact ofsocietal context on constructs ofcorporate social responsibility (CSR). The empirical analysis is informed by neo-institutional theory, which conceptualizes CSR constructs as potential or actual institutions. A case study from the Danish business setting identifies the steps that a project group ofbusiness actors took to develop a new CSR construct. The steps include the tramjer and translation ofa foreign institution in response to a field-level problem, major events, and partial deinstitutionalization ofan established CSR construct. Thefindings suggest that the new CSR construct is an institutional hybrid, a combination offoreign andfamiliar institutions that make a new CSR construct innovative, legitimate, and continuous with existingpractice in the businesssetting. The paper proposes that CSR constructs are malleable institutional hybrids that are most easily implemented iftailored to the social context. It concludes with implicationsfor managers who want to select, design and implement CSR constructs in their own businesssettings","author":[{"dropping-particle":"","family":"Lane","given":"Kin","non-dropping-particle":"","parse-names":false,"suffix":""}],"container-title":"API Evangelist","id":"ITEM-1","issue":"May","issued":{"date-parts":[["2013"]]},"title":"Overview Of The Backend as a Service (BaaS) Space","type":"article-journal","volume":"2013"},"uris":["http://www.mendeley.com/documents/?uuid=edec746f-b5df-4ab7-bf84-e1c90ac4d4ca"]}],"mendeley":{"formattedCitation":"(LANE, 2013)","plainTextFormattedCitation":"(LANE, 2013)"},"properties":{"noteIndex":0},"schema":"https://github.com/citation-style-language/schema/raw/master/csl-citation.json"}</w:instrText>
      </w:r>
      <w:r w:rsidR="00A96DA2">
        <w:fldChar w:fldCharType="separate"/>
      </w:r>
      <w:r w:rsidR="00A96DA2" w:rsidRPr="00A96DA2">
        <w:rPr>
          <w:noProof/>
        </w:rPr>
        <w:t>(LANE, 2013)</w:t>
      </w:r>
      <w:r w:rsidR="00A96DA2">
        <w:fldChar w:fldCharType="end"/>
      </w:r>
      <w:r w:rsidR="00BD5803">
        <w:t>.</w:t>
      </w:r>
    </w:p>
    <w:p w14:paraId="5D07C1AD" w14:textId="77777777" w:rsidR="003278E0" w:rsidRPr="003278E0" w:rsidRDefault="003278E0" w:rsidP="00A103F7">
      <w:pPr>
        <w:pStyle w:val="Paragrafo"/>
      </w:pPr>
    </w:p>
    <w:p w14:paraId="06590C1F" w14:textId="50599DDF" w:rsidR="00E7358F" w:rsidRPr="00FE2E12" w:rsidRDefault="00B71293" w:rsidP="00F91CF3">
      <w:pPr>
        <w:pStyle w:val="Ttulo2"/>
      </w:pPr>
      <w:bookmarkStart w:id="8" w:name="_Toc531809246"/>
      <w:r w:rsidRPr="00FE2E12">
        <w:t>VPS Hosting</w:t>
      </w:r>
      <w:bookmarkEnd w:id="8"/>
    </w:p>
    <w:p w14:paraId="76804BB6" w14:textId="77777777" w:rsidR="00621BA0" w:rsidRPr="00FE2E12" w:rsidRDefault="00621BA0" w:rsidP="00A103F7">
      <w:pPr>
        <w:pStyle w:val="Paragrafo"/>
      </w:pPr>
    </w:p>
    <w:p w14:paraId="32E5755C" w14:textId="5E289DDE" w:rsidR="00621BA0" w:rsidRPr="009C3DAD" w:rsidRDefault="003751F8" w:rsidP="00A103F7">
      <w:pPr>
        <w:pStyle w:val="Paragrafo"/>
      </w:pPr>
      <w:r w:rsidRPr="00E84E22">
        <w:rPr>
          <w:i/>
        </w:rPr>
        <w:t>Virtual Private Server</w:t>
      </w:r>
      <w:r>
        <w:t xml:space="preserve"> (</w:t>
      </w:r>
      <w:r w:rsidR="00A77D1C">
        <w:t>VPS</w:t>
      </w:r>
      <w:r>
        <w:t>)</w:t>
      </w:r>
      <w:r w:rsidR="00A77D1C">
        <w:t xml:space="preserve"> </w:t>
      </w:r>
      <w:r w:rsidR="00A77D1C">
        <w:rPr>
          <w:i/>
          <w:iCs/>
        </w:rPr>
        <w:t>Hosting</w:t>
      </w:r>
      <w:r w:rsidR="00A77D1C">
        <w:t xml:space="preserve"> é a hospedagem de máquinas virtuais, vendido por empresas como um serviço. Cada VPS possui seu sistema operacional dedicado e os clientes destas empresas possuem acesso de usuário com direitos de administrador destas máquinas.</w:t>
      </w:r>
      <w:r w:rsidR="00A223D8">
        <w:t xml:space="preserve"> Um VPS pode usar uma</w:t>
      </w:r>
      <w:r w:rsidR="00337CB4">
        <w:t xml:space="preserve"> </w:t>
      </w:r>
      <w:r w:rsidR="00337CB4">
        <w:rPr>
          <w:i/>
        </w:rPr>
        <w:t>Central Processing Unit</w:t>
      </w:r>
      <w:r w:rsidR="00A223D8">
        <w:t xml:space="preserve"> </w:t>
      </w:r>
      <w:r w:rsidR="00337CB4">
        <w:t>(</w:t>
      </w:r>
      <w:r w:rsidR="00A223D8">
        <w:t>CPU</w:t>
      </w:r>
      <w:r w:rsidR="00337CB4">
        <w:t>)</w:t>
      </w:r>
      <w:r w:rsidR="00A223D8">
        <w:t xml:space="preserve"> compartilhada</w:t>
      </w:r>
      <w:r w:rsidR="00660BDF">
        <w:t xml:space="preserve"> com outros VPSs, isso significa que cada </w:t>
      </w:r>
      <w:r w:rsidR="00803BF5">
        <w:t>um</w:t>
      </w:r>
      <w:r w:rsidR="00660BDF">
        <w:t xml:space="preserve"> receberá</w:t>
      </w:r>
      <w:r w:rsidR="00803BF5">
        <w:t xml:space="preserve"> uma porção de </w:t>
      </w:r>
      <w:r w:rsidR="00803BF5">
        <w:rPr>
          <w:i/>
        </w:rPr>
        <w:t>thread</w:t>
      </w:r>
      <w:r w:rsidR="00EA3962">
        <w:rPr>
          <w:i/>
        </w:rPr>
        <w:t>s</w:t>
      </w:r>
      <w:r w:rsidR="009C3DAD">
        <w:rPr>
          <w:i/>
        </w:rPr>
        <w:t xml:space="preserve"> </w:t>
      </w:r>
      <w:r w:rsidR="009C3DAD">
        <w:t>compartilhadas</w:t>
      </w:r>
      <w:r w:rsidR="00EA3962">
        <w:t xml:space="preserve"> de uma</w:t>
      </w:r>
      <w:r w:rsidR="00803BF5">
        <w:t xml:space="preserve"> CPU</w:t>
      </w:r>
      <w:r w:rsidR="00EA3962">
        <w:t xml:space="preserve"> virtualizada</w:t>
      </w:r>
      <w:r w:rsidR="00803BF5">
        <w:t>.</w:t>
      </w:r>
      <w:r w:rsidR="009C3DAD">
        <w:t xml:space="preserve"> Entretanto, os VPSs podem utilizar </w:t>
      </w:r>
      <w:r w:rsidR="009C3DAD">
        <w:rPr>
          <w:i/>
        </w:rPr>
        <w:t>threads</w:t>
      </w:r>
      <w:r w:rsidR="009C3DAD">
        <w:t xml:space="preserve"> dedicadas de uma CPU virtualizada, aumentando assim o seu </w:t>
      </w:r>
      <w:r w:rsidR="009C3DAD">
        <w:lastRenderedPageBreak/>
        <w:t>desempenho e consistência durante processamento intensivo da CPU</w:t>
      </w:r>
      <w:r w:rsidR="00901000">
        <w:t xml:space="preserve"> </w:t>
      </w:r>
      <w:r w:rsidR="00421859">
        <w:fldChar w:fldCharType="begin" w:fldLock="1"/>
      </w:r>
      <w:r w:rsidR="00F0245B">
        <w:instrText>ADDIN CSL_CITATION {"citationItems":[{"id":"ITEM-1","itemData":{"URL":"https://www.digitalocean.com/docs/droplets/overview/","accessed":{"date-parts":[["2018","11","20"]]},"author":[{"dropping-particle":"","family":"DigitalOcean","given":"","non-dropping-particle":"","parse-names":false,"suffix":""}],"id":"ITEM-1","issued":{"date-parts":[["2018"]]},"title":"Droplet Overview: DigitalOcean Product Documentation","type":"webpage"},"uris":["http://www.mendeley.com/documents/?uuid=eb0dcd48-8139-4c7f-b343-f3b522a667a3"]}],"mendeley":{"formattedCitation":"(DIGITALOCEAN, 2018)","plainTextFormattedCitation":"(DIGITALOCEAN, 2018)","previouslyFormattedCitation":"(DIGITALOCEAN, 2018)"},"properties":{"noteIndex":0},"schema":"https://github.com/citation-style-language/schema/raw/master/csl-citation.json"}</w:instrText>
      </w:r>
      <w:r w:rsidR="00421859">
        <w:fldChar w:fldCharType="separate"/>
      </w:r>
      <w:r w:rsidR="00D81B06" w:rsidRPr="00D81B06">
        <w:rPr>
          <w:noProof/>
        </w:rPr>
        <w:t>(DIGITALOCEAN, 2018)</w:t>
      </w:r>
      <w:r w:rsidR="00421859">
        <w:fldChar w:fldCharType="end"/>
      </w:r>
      <w:r w:rsidR="009C3DAD">
        <w:t>.</w:t>
      </w:r>
    </w:p>
    <w:p w14:paraId="34D54B47" w14:textId="4B453167" w:rsidR="00EF7B73" w:rsidRDefault="00EF7B73" w:rsidP="00A103F7">
      <w:pPr>
        <w:pStyle w:val="Paragrafo"/>
      </w:pPr>
      <w:r>
        <w:t xml:space="preserve">Um VPS fornece maior custo-benefício em comparação com servidores dedicados, além disso, </w:t>
      </w:r>
      <w:r w:rsidR="00053D41">
        <w:t>os VPSs fornecem recursos computacionais previamente garantidos</w:t>
      </w:r>
      <w:r w:rsidR="00AF2B9B">
        <w:t xml:space="preserve">. Até pouco tempo atrás, o VPS </w:t>
      </w:r>
      <w:r w:rsidR="00AF2B9B" w:rsidRPr="00E11F18">
        <w:rPr>
          <w:i/>
        </w:rPr>
        <w:t>Hosting</w:t>
      </w:r>
      <w:r w:rsidR="00AF2B9B">
        <w:t xml:space="preserve"> não possuía um esquema de arquitetura flexível, a alocação de recursos era realizada no momento da criação do</w:t>
      </w:r>
      <w:r w:rsidR="00FF5F3B">
        <w:t xml:space="preserve"> contrato com a empresa</w:t>
      </w:r>
      <w:r w:rsidR="00AF2B9B">
        <w:t xml:space="preserve"> e caso o cliente quisesse atualizar algum recurso somente durante um período de pico de uso, ele tinha que pagar até mesmo pelos momentos em que o VPS estava em desuso</w:t>
      </w:r>
      <w:r w:rsidR="00053D41">
        <w:t xml:space="preserve"> </w:t>
      </w:r>
      <w:r w:rsidR="00AF2B9B">
        <w:fldChar w:fldCharType="begin" w:fldLock="1"/>
      </w:r>
      <w:r w:rsidR="00931FA1">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AF2B9B">
        <w:fldChar w:fldCharType="separate"/>
      </w:r>
      <w:r w:rsidR="00AF2B9B" w:rsidRPr="00AF2B9B">
        <w:rPr>
          <w:noProof/>
        </w:rPr>
        <w:t xml:space="preserve">(TELENYK </w:t>
      </w:r>
      <w:r w:rsidR="00AF2B9B" w:rsidRPr="00AF2B9B">
        <w:rPr>
          <w:i/>
          <w:noProof/>
        </w:rPr>
        <w:t>et al.</w:t>
      </w:r>
      <w:r w:rsidR="00AF2B9B" w:rsidRPr="00AF2B9B">
        <w:rPr>
          <w:noProof/>
        </w:rPr>
        <w:t>, 2013)</w:t>
      </w:r>
      <w:r w:rsidR="00AF2B9B">
        <w:fldChar w:fldCharType="end"/>
      </w:r>
      <w:r w:rsidR="00AF2B9B">
        <w:t>.</w:t>
      </w:r>
    </w:p>
    <w:p w14:paraId="1FBC1748" w14:textId="210099C8" w:rsidR="00833BEF" w:rsidRDefault="00AF2B9B" w:rsidP="00A103F7">
      <w:pPr>
        <w:pStyle w:val="Paragrafo"/>
      </w:pPr>
      <w:r>
        <w:t xml:space="preserve">Atualmente, grande parte das empresas que vendem o serviço de VPS </w:t>
      </w:r>
      <w:r>
        <w:rPr>
          <w:i/>
        </w:rPr>
        <w:t>Hosting</w:t>
      </w:r>
      <w:r>
        <w:t xml:space="preserve"> fornecem ao cliente a possibilidade </w:t>
      </w:r>
      <w:r w:rsidR="00FF5F3B">
        <w:t>de alterar recursos</w:t>
      </w:r>
      <w:r w:rsidR="00DD6DA8">
        <w:t xml:space="preserve"> de maneira mais dinâmica</w:t>
      </w:r>
      <w:r w:rsidR="00FF5F3B">
        <w:t xml:space="preserve"> po</w:t>
      </w:r>
      <w:r w:rsidR="00AE350A">
        <w:t>r meio de um painel de controle, criando assim a capacidade de alterar os recursos de um VPS somente nos momentos necessários e reduzindo os custos de utilização do serviço</w:t>
      </w:r>
      <w:r w:rsidR="00F47E3D">
        <w:t xml:space="preserve"> </w:t>
      </w:r>
      <w:r w:rsidR="00931FA1">
        <w:fldChar w:fldCharType="begin" w:fldLock="1"/>
      </w:r>
      <w:r w:rsidR="00421859">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931FA1">
        <w:fldChar w:fldCharType="separate"/>
      </w:r>
      <w:r w:rsidR="00931FA1" w:rsidRPr="00931FA1">
        <w:rPr>
          <w:noProof/>
        </w:rPr>
        <w:t xml:space="preserve">(TELENYK </w:t>
      </w:r>
      <w:r w:rsidR="00931FA1" w:rsidRPr="00931FA1">
        <w:rPr>
          <w:i/>
          <w:noProof/>
        </w:rPr>
        <w:t>et al.</w:t>
      </w:r>
      <w:r w:rsidR="00931FA1" w:rsidRPr="00931FA1">
        <w:rPr>
          <w:noProof/>
        </w:rPr>
        <w:t>, 2013)</w:t>
      </w:r>
      <w:r w:rsidR="00931FA1">
        <w:fldChar w:fldCharType="end"/>
      </w:r>
      <w:r w:rsidR="00AE350A">
        <w:t>.</w:t>
      </w:r>
      <w:r w:rsidR="00240C99">
        <w:t xml:space="preserve"> </w:t>
      </w:r>
    </w:p>
    <w:p w14:paraId="10156A70" w14:textId="77777777" w:rsidR="007C1F01" w:rsidRPr="00FE2E12" w:rsidRDefault="007C1F01" w:rsidP="00A103F7">
      <w:pPr>
        <w:pStyle w:val="Paragrafo"/>
      </w:pPr>
    </w:p>
    <w:p w14:paraId="159DA00E" w14:textId="3F5AB79F" w:rsidR="008F62D3" w:rsidRDefault="00C143AF" w:rsidP="008F62D3">
      <w:pPr>
        <w:pStyle w:val="Ttulo2"/>
      </w:pPr>
      <w:bookmarkStart w:id="9" w:name="_Toc531809247"/>
      <w:r>
        <w:t>Web Scraping</w:t>
      </w:r>
      <w:bookmarkEnd w:id="9"/>
    </w:p>
    <w:p w14:paraId="1643181F" w14:textId="77777777" w:rsidR="00E475F5" w:rsidRPr="00E475F5" w:rsidRDefault="00E475F5" w:rsidP="00A103F7">
      <w:pPr>
        <w:pStyle w:val="Paragrafo"/>
      </w:pPr>
    </w:p>
    <w:p w14:paraId="5B11F09B" w14:textId="1EA71967" w:rsidR="008F62D3" w:rsidRDefault="00366F71" w:rsidP="00A103F7">
      <w:pPr>
        <w:pStyle w:val="Paragrafo"/>
      </w:pPr>
      <w:r>
        <w:t>Aqui web scraping...</w:t>
      </w:r>
    </w:p>
    <w:p w14:paraId="09071777" w14:textId="77777777" w:rsidR="00286DE0" w:rsidRDefault="00286DE0" w:rsidP="00A103F7">
      <w:pPr>
        <w:pStyle w:val="Paragrafo"/>
      </w:pPr>
    </w:p>
    <w:p w14:paraId="2F36E2AF" w14:textId="64F02BAC" w:rsidR="00B411E2" w:rsidRDefault="00B411E2" w:rsidP="00B411E2">
      <w:pPr>
        <w:pStyle w:val="Ttulo2"/>
      </w:pPr>
      <w:bookmarkStart w:id="10" w:name="_Toc531809248"/>
      <w:r>
        <w:t xml:space="preserve">Sistemas </w:t>
      </w:r>
      <w:r w:rsidR="00E00253">
        <w:t>Distribuídos</w:t>
      </w:r>
      <w:bookmarkEnd w:id="10"/>
    </w:p>
    <w:p w14:paraId="1E4F935A" w14:textId="77777777" w:rsidR="00062608" w:rsidRDefault="00062608" w:rsidP="00A103F7">
      <w:pPr>
        <w:pStyle w:val="Paragrafo"/>
      </w:pPr>
    </w:p>
    <w:p w14:paraId="7F612332" w14:textId="354A76A8" w:rsidR="001F067C" w:rsidRDefault="00960A95" w:rsidP="00A103F7">
      <w:pPr>
        <w:pStyle w:val="Paragrafo"/>
      </w:pPr>
      <w:r>
        <w:t>Aqui sistemas distribuídos.</w:t>
      </w:r>
      <w:r w:rsidR="00366F71">
        <w:t>..</w:t>
      </w:r>
    </w:p>
    <w:p w14:paraId="12284A39" w14:textId="77777777" w:rsidR="004640F1" w:rsidRPr="004640F1" w:rsidRDefault="004640F1" w:rsidP="00A103F7">
      <w:pPr>
        <w:pStyle w:val="Paragrafo"/>
      </w:pPr>
    </w:p>
    <w:p w14:paraId="09344888" w14:textId="3555F74E" w:rsidR="0054475C" w:rsidRPr="00FE2E12" w:rsidRDefault="00061DCE" w:rsidP="00F91CF3">
      <w:pPr>
        <w:pStyle w:val="Ttulo2"/>
      </w:pPr>
      <w:bookmarkStart w:id="11" w:name="_Toc531809249"/>
      <w:r>
        <w:t>Metodologias Ágeis</w:t>
      </w:r>
      <w:bookmarkEnd w:id="11"/>
    </w:p>
    <w:p w14:paraId="35CF4B1F" w14:textId="77777777" w:rsidR="0054475C" w:rsidRPr="00FE2E12" w:rsidRDefault="0054475C" w:rsidP="00A103F7">
      <w:pPr>
        <w:pStyle w:val="Paragrafo"/>
      </w:pPr>
    </w:p>
    <w:p w14:paraId="13455D07" w14:textId="053E1E66" w:rsidR="005A265B" w:rsidRDefault="001A7AB9" w:rsidP="00A103F7">
      <w:pPr>
        <w:pStyle w:val="Paragrafo"/>
      </w:pPr>
      <w:r>
        <w:t>Aqui uma abordagem geral sobre metodologias á</w:t>
      </w:r>
      <w:r w:rsidR="00366F71">
        <w:t>geis.</w:t>
      </w:r>
      <w:r>
        <w:t>..</w:t>
      </w: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Default="009A0547" w:rsidP="00902231">
      <w:pPr>
        <w:pStyle w:val="Ttulo1"/>
      </w:pPr>
      <w:bookmarkStart w:id="12" w:name="_Toc531809250"/>
      <w:r w:rsidRPr="00FE2E12">
        <w:lastRenderedPageBreak/>
        <w:t>MATERIAIS E MÉTODOS</w:t>
      </w:r>
      <w:bookmarkEnd w:id="12"/>
    </w:p>
    <w:p w14:paraId="46C97E65" w14:textId="77777777" w:rsidR="00FE2994" w:rsidRPr="00FE2994" w:rsidRDefault="00FE2994" w:rsidP="00FE2994"/>
    <w:p w14:paraId="4664385C" w14:textId="7FC97262" w:rsidR="00F503D9" w:rsidRDefault="00FE2994" w:rsidP="00A103F7">
      <w:pPr>
        <w:pStyle w:val="Paragrafo"/>
      </w:pPr>
      <w:r w:rsidRPr="00753373">
        <w:t>P</w:t>
      </w:r>
      <w:r w:rsidR="00B049EA">
        <w:t>ara a realização deste projeto foi</w:t>
      </w:r>
      <w:r w:rsidRPr="00753373">
        <w:t xml:space="preserve"> necessária a utilização de algumas ferramentas de trabalho, </w:t>
      </w:r>
      <w:r w:rsidR="00E96B06">
        <w:t>as principais</w:t>
      </w:r>
      <w:r w:rsidRPr="00753373">
        <w:t xml:space="preserve"> estão listadas n</w:t>
      </w:r>
      <w:r w:rsidR="002E3CDD">
        <w:t>o</w:t>
      </w:r>
      <w:r w:rsidRPr="00753373">
        <w:t xml:space="preserve"> sub</w:t>
      </w:r>
      <w:r w:rsidR="002E3CDD">
        <w:t>tópico</w:t>
      </w:r>
      <w:r w:rsidRPr="00753373">
        <w:t xml:space="preserve"> materiais e em seguida, </w:t>
      </w:r>
      <w:r w:rsidR="001E3D9A">
        <w:t>no subtópico</w:t>
      </w:r>
      <w:r w:rsidRPr="00753373">
        <w:t xml:space="preserve"> métodos, é apresentado o uso delas em cada</w:t>
      </w:r>
      <w:r w:rsidR="00C65705">
        <w:t xml:space="preserve"> n</w:t>
      </w:r>
      <w:r w:rsidRPr="00753373">
        <w:t>o trabalho</w:t>
      </w:r>
      <w:r w:rsidR="0049775F">
        <w:t>.</w:t>
      </w:r>
    </w:p>
    <w:p w14:paraId="3B02B066" w14:textId="77777777" w:rsidR="00FE2994" w:rsidRDefault="00FE2994" w:rsidP="00A103F7">
      <w:pPr>
        <w:pStyle w:val="Paragrafo"/>
      </w:pPr>
    </w:p>
    <w:p w14:paraId="02A2B403" w14:textId="77041CE0" w:rsidR="00673E48" w:rsidRDefault="00E45DFF" w:rsidP="00E45DFF">
      <w:pPr>
        <w:pStyle w:val="Ttulo2"/>
      </w:pPr>
      <w:bookmarkStart w:id="13" w:name="_Toc531809251"/>
      <w:r>
        <w:t>Materiais</w:t>
      </w:r>
      <w:bookmarkEnd w:id="13"/>
    </w:p>
    <w:p w14:paraId="6C908664" w14:textId="77777777" w:rsidR="007E216C" w:rsidRDefault="007E216C" w:rsidP="007E216C"/>
    <w:p w14:paraId="7F808896" w14:textId="5150FED6" w:rsidR="007E216C" w:rsidRDefault="00743469" w:rsidP="00743469">
      <w:pPr>
        <w:pStyle w:val="Ttulo3"/>
      </w:pPr>
      <w:bookmarkStart w:id="14" w:name="_Toc531809252"/>
      <w:r>
        <w:t>Watson Assistant</w:t>
      </w:r>
      <w:bookmarkEnd w:id="14"/>
    </w:p>
    <w:p w14:paraId="13933849" w14:textId="77777777" w:rsidR="00F958C1" w:rsidRDefault="00F958C1" w:rsidP="00A103F7">
      <w:pPr>
        <w:pStyle w:val="Paragrafo"/>
      </w:pPr>
    </w:p>
    <w:p w14:paraId="2DFAE6B6" w14:textId="0D71AF9C" w:rsidR="00813A63" w:rsidRDefault="00F958C1" w:rsidP="00A103F7">
      <w:pPr>
        <w:pStyle w:val="Paragrafo"/>
      </w:pPr>
      <w:r>
        <w:t>Anteriormente conhecido como Watson Conversation, em 2016, foi criado o serviço Watson Assistant.</w:t>
      </w:r>
      <w:r w:rsidR="00F43255">
        <w:t xml:space="preserve"> </w:t>
      </w:r>
      <w:r w:rsidR="00136527">
        <w:t>Disponibilizado pelo IBM Watson</w:t>
      </w:r>
      <w:r w:rsidR="00F43255">
        <w:t xml:space="preserve"> </w:t>
      </w:r>
      <w:r w:rsidR="00136527">
        <w:t>por meio da</w:t>
      </w:r>
      <w:r w:rsidR="00F43255">
        <w:t xml:space="preserve"> plataforma IBM Cloud</w:t>
      </w:r>
      <w:r w:rsidR="00136527">
        <w:t>, c</w:t>
      </w:r>
      <w:r>
        <w:t xml:space="preserve">om este serviço é possível construir soluções que entendam linguagem natural e responda de maneira similar a uma conversa entre humanos </w:t>
      </w:r>
      <w:r w:rsidRPr="00FE2E12">
        <w:fldChar w:fldCharType="begin" w:fldLock="1"/>
      </w:r>
      <w:r>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FE2E12">
        <w:fldChar w:fldCharType="separate"/>
      </w:r>
      <w:r w:rsidRPr="00FE2E12">
        <w:rPr>
          <w:noProof/>
        </w:rPr>
        <w:t>(MILLER, 2017)</w:t>
      </w:r>
      <w:r w:rsidRPr="00FE2E12">
        <w:fldChar w:fldCharType="end"/>
      </w:r>
      <w:r w:rsidR="00A31F7B">
        <w:t>.</w:t>
      </w:r>
    </w:p>
    <w:p w14:paraId="5D6A9ED4" w14:textId="112E03F9" w:rsidR="00813A63" w:rsidRPr="00FE2E12" w:rsidRDefault="00813A63" w:rsidP="00A103F7">
      <w:pPr>
        <w:pStyle w:val="Paragrafo"/>
      </w:pPr>
      <w:r>
        <w:t xml:space="preserve">Serviços similares são disponibilizados por outras empresas, como, por exemplo, o Google DialogFlow, entretanto, para este projeto </w:t>
      </w:r>
      <w:r w:rsidR="00583C08">
        <w:t xml:space="preserve">optou-se </w:t>
      </w:r>
      <w:r w:rsidR="005A3DB6">
        <w:t>pelo</w:t>
      </w:r>
      <w:r>
        <w:t xml:space="preserve"> IBM Watson Assistant</w:t>
      </w:r>
      <w:r w:rsidR="00E20A5D">
        <w:t>,</w:t>
      </w:r>
      <w:r>
        <w:t xml:space="preserve"> </w:t>
      </w:r>
      <w:r w:rsidR="00EB2EE7">
        <w:t>pois este apresentou uma interface mais amigável para a configuração do serviço, em conjunto a</w:t>
      </w:r>
      <w:r>
        <w:t xml:space="preserve"> </w:t>
      </w:r>
      <w:r w:rsidR="00EB2EE7">
        <w:t>possibilidade de</w:t>
      </w:r>
      <w:r>
        <w:t xml:space="preserve"> criar uma conta gratuita para utilizar o sistema</w:t>
      </w:r>
      <w:r w:rsidR="00EB2EE7">
        <w:t>.</w:t>
      </w:r>
    </w:p>
    <w:p w14:paraId="10B9D3CC" w14:textId="77777777" w:rsidR="00F958C1" w:rsidRDefault="00F958C1" w:rsidP="00A103F7">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43FF00D1" w14:textId="77777777" w:rsidR="00F958C1" w:rsidRDefault="00F958C1" w:rsidP="00A103F7">
      <w:pPr>
        <w:pStyle w:val="Paragrafo"/>
      </w:pPr>
      <w:r>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workspaces.</w:t>
      </w:r>
    </w:p>
    <w:p w14:paraId="28CF253F" w14:textId="77777777" w:rsidR="00F958C1" w:rsidRDefault="00F958C1" w:rsidP="00A103F7">
      <w:pPr>
        <w:pStyle w:val="Paragrafo"/>
      </w:pPr>
      <w:r>
        <w:lastRenderedPageBreak/>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2DD4BB21" w14:textId="77777777" w:rsidR="00F958C1" w:rsidRDefault="00F958C1" w:rsidP="00A103F7">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 este painel pode ser visualizado na </w:t>
      </w:r>
      <w:r>
        <w:fldChar w:fldCharType="begin"/>
      </w:r>
      <w:r>
        <w:instrText xml:space="preserve"> REF _Ref529479085 \h </w:instrText>
      </w:r>
      <w:r>
        <w:fldChar w:fldCharType="separate"/>
      </w:r>
      <w:r w:rsidR="004377BF">
        <w:t xml:space="preserve">Figura </w:t>
      </w:r>
      <w:r w:rsidR="004377BF">
        <w:rPr>
          <w:noProof/>
        </w:rPr>
        <w:t>1</w:t>
      </w:r>
      <w:r>
        <w:fldChar w:fldCharType="end"/>
      </w:r>
      <w:r w:rsidRPr="00FE2E12">
        <w:t xml:space="preserve">. </w:t>
      </w:r>
      <w:r>
        <w:t xml:space="preserve">Por exemplo, uma </w:t>
      </w:r>
      <w:r>
        <w:rPr>
          <w:i/>
          <w:iCs/>
        </w:rPr>
        <w:t xml:space="preserve">Intent </w:t>
      </w:r>
      <w:r>
        <w:t xml:space="preserve">“tipos_pizza” pode ser criada para representar a intenção do usuário de saber os tipos de pizzas disponíveis em uma pizzaria, para que o Watson identifique esta </w:t>
      </w:r>
      <w:r>
        <w:rPr>
          <w:i/>
          <w:iCs/>
        </w:rPr>
        <w:t xml:space="preserve">Intent </w:t>
      </w:r>
      <w:r>
        <w:t>é preciso incluir vários exemplos de perguntas, como: “quais tipos de pizza estão disponíveis?”  ou “vocês têm quais sabores de pizza?”.</w:t>
      </w:r>
    </w:p>
    <w:p w14:paraId="551BA147" w14:textId="77777777" w:rsidR="00F958C1" w:rsidRPr="00FE2E12" w:rsidRDefault="00F958C1" w:rsidP="00A103F7">
      <w:pPr>
        <w:pStyle w:val="Paragrafo"/>
      </w:pPr>
    </w:p>
    <w:p w14:paraId="2006F4CA" w14:textId="77777777" w:rsidR="00F958C1" w:rsidRDefault="00F958C1" w:rsidP="00A311DD">
      <w:pPr>
        <w:pStyle w:val="Legenda"/>
      </w:pPr>
      <w:bookmarkStart w:id="15" w:name="_Ref529479085"/>
      <w:bookmarkStart w:id="16" w:name="_Toc530680356"/>
      <w:bookmarkStart w:id="17" w:name="_Toc531809181"/>
      <w:r>
        <w:t xml:space="preserve">Figura </w:t>
      </w:r>
      <w:fldSimple w:instr=" SEQ Figura \* ARABIC ">
        <w:r w:rsidR="00927642">
          <w:rPr>
            <w:noProof/>
          </w:rPr>
          <w:t>1</w:t>
        </w:r>
      </w:fldSimple>
      <w:bookmarkEnd w:id="15"/>
      <w:r>
        <w:t xml:space="preserve"> - Painel do serviço Watson Assistant para a criação de Intents.</w:t>
      </w:r>
      <w:bookmarkEnd w:id="16"/>
      <w:bookmarkEnd w:id="17"/>
    </w:p>
    <w:p w14:paraId="71B4E881" w14:textId="77777777" w:rsidR="00CE39F7" w:rsidRPr="00CE39F7" w:rsidRDefault="00CE39F7" w:rsidP="00CE39F7">
      <w:pPr>
        <w:spacing w:line="240" w:lineRule="auto"/>
      </w:pPr>
    </w:p>
    <w:p w14:paraId="45E9B49C" w14:textId="77777777" w:rsidR="00F958C1" w:rsidRDefault="00F958C1" w:rsidP="008825CF">
      <w:pPr>
        <w:keepNext/>
        <w:spacing w:line="240" w:lineRule="auto"/>
        <w:jc w:val="center"/>
        <w:rPr>
          <w:rFonts w:cs="Arial"/>
        </w:rPr>
      </w:pPr>
      <w:r w:rsidRPr="00FE2E12">
        <w:rPr>
          <w:rFonts w:cs="Arial"/>
          <w:noProof/>
          <w:lang w:eastAsia="pt-BR"/>
        </w:rPr>
        <w:drawing>
          <wp:inline distT="0" distB="0" distL="0" distR="0" wp14:anchorId="61DFBD11" wp14:editId="29BFC195">
            <wp:extent cx="5325662" cy="2880000"/>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80" t="3256" r="3280" b="9908"/>
                    <a:stretch/>
                  </pic:blipFill>
                  <pic:spPr bwMode="auto">
                    <a:xfrm>
                      <a:off x="0" y="0"/>
                      <a:ext cx="5378681" cy="2908672"/>
                    </a:xfrm>
                    <a:prstGeom prst="rect">
                      <a:avLst/>
                    </a:prstGeom>
                    <a:ln>
                      <a:noFill/>
                    </a:ln>
                    <a:extLst>
                      <a:ext uri="{53640926-AAD7-44D8-BBD7-CCE9431645EC}">
                        <a14:shadowObscured xmlns:a14="http://schemas.microsoft.com/office/drawing/2010/main"/>
                      </a:ext>
                    </a:extLst>
                  </pic:spPr>
                </pic:pic>
              </a:graphicData>
            </a:graphic>
          </wp:inline>
        </w:drawing>
      </w:r>
    </w:p>
    <w:p w14:paraId="204FF9E2" w14:textId="77777777" w:rsidR="00964E6E" w:rsidRPr="00FE2E12" w:rsidRDefault="00964E6E" w:rsidP="00F958C1">
      <w:pPr>
        <w:keepNext/>
        <w:spacing w:line="240" w:lineRule="auto"/>
        <w:rPr>
          <w:rFonts w:cs="Arial"/>
        </w:rPr>
      </w:pPr>
    </w:p>
    <w:p w14:paraId="31C2AC99" w14:textId="0155C676" w:rsidR="00F958C1" w:rsidRPr="00F84D06" w:rsidRDefault="00F958C1" w:rsidP="00F958C1">
      <w:pPr>
        <w:jc w:val="center"/>
        <w:rPr>
          <w:sz w:val="20"/>
          <w:szCs w:val="20"/>
        </w:rPr>
      </w:pPr>
      <w:r w:rsidRPr="00F84D06">
        <w:rPr>
          <w:sz w:val="20"/>
          <w:szCs w:val="20"/>
        </w:rPr>
        <w:t xml:space="preserve">Fonte: Plataforma do IBM </w:t>
      </w:r>
      <w:r w:rsidR="00516FD3" w:rsidRPr="00F84D06">
        <w:rPr>
          <w:sz w:val="20"/>
          <w:szCs w:val="20"/>
        </w:rPr>
        <w:t>Watson</w:t>
      </w:r>
      <w:r w:rsidR="00516FD3" w:rsidRPr="00F84D06">
        <w:rPr>
          <w:rStyle w:val="Refdenotaderodap"/>
          <w:sz w:val="20"/>
          <w:szCs w:val="20"/>
        </w:rPr>
        <w:footnoteReference w:id="1"/>
      </w:r>
      <w:r w:rsidRPr="00F84D06">
        <w:rPr>
          <w:sz w:val="20"/>
          <w:szCs w:val="20"/>
        </w:rPr>
        <w:t>.</w:t>
      </w:r>
    </w:p>
    <w:p w14:paraId="146440F4" w14:textId="77777777" w:rsidR="00F958C1" w:rsidRPr="00FE2E12" w:rsidRDefault="00F958C1" w:rsidP="00A103F7">
      <w:pPr>
        <w:pStyle w:val="Paragrafo"/>
      </w:pPr>
    </w:p>
    <w:p w14:paraId="651C7C2C" w14:textId="77777777" w:rsidR="00F958C1" w:rsidRPr="00FE2E12" w:rsidRDefault="00F958C1" w:rsidP="00A103F7">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w:t>
      </w:r>
      <w:r>
        <w:lastRenderedPageBreak/>
        <w:t xml:space="preserve">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w:t>
      </w:r>
      <w:r w:rsidRPr="00FE2E12">
        <w:t xml:space="preserve">. </w:t>
      </w:r>
      <w:r>
        <w:t xml:space="preserve">Por exemplo, uma </w:t>
      </w:r>
      <w:r>
        <w:rPr>
          <w:i/>
          <w:iCs/>
        </w:rPr>
        <w:t>Entitie</w:t>
      </w:r>
      <w:r>
        <w:t xml:space="preserve"> “aeroportos_brasil” pode ser criada para identificar siglas dos aeroportos brasileiros em uma conversação, nesta </w:t>
      </w:r>
      <w:r>
        <w:rPr>
          <w:i/>
          <w:iCs/>
        </w:rPr>
        <w:t>Entitie</w:t>
      </w:r>
      <w:r>
        <w:t xml:space="preserve"> seria cadastrado o valor “aeroporto de Ilhéus” associado ao sinônimo “IOS”, desta maneira ao receber a mensagem “Chegarei no dia 20 de dezembro em IOS” o Watson Assistant reconhecerá na mensagem a data 20 de dezembro do ano corrente, a partir da </w:t>
      </w:r>
      <w:r>
        <w:rPr>
          <w:i/>
          <w:iCs/>
        </w:rPr>
        <w:t>Entitie</w:t>
      </w:r>
      <w:r>
        <w:t xml:space="preserve"> de sistema, e o aeroporto de Ilhéus a partir da </w:t>
      </w:r>
      <w:r>
        <w:rPr>
          <w:i/>
          <w:iCs/>
        </w:rPr>
        <w:t>Entitie</w:t>
      </w:r>
      <w:r>
        <w:t xml:space="preserve"> cadastrada. Um outro exemplo é a criação de uma </w:t>
      </w:r>
      <w:r>
        <w:rPr>
          <w:i/>
          <w:iCs/>
        </w:rPr>
        <w:t>Entitie</w:t>
      </w:r>
      <w:r>
        <w:t xml:space="preserve"> para a identificação de informações pessoais, neste caso seria incluído o valor como “telefone” e ao invés do uso de sinônimos é utilizado o reconhecimento de padrões, sendo assim é criado uma expressão regular que reconheça um número de telefone e ao enviar uma mensagem contendo um número de telefone qualquer para o serviço este valor é reconhecido podendo ser armazenado no contexto.</w:t>
      </w:r>
      <w:r w:rsidRPr="00FE2E12">
        <w:t xml:space="preserve"> </w:t>
      </w:r>
    </w:p>
    <w:p w14:paraId="10D49248" w14:textId="77777777" w:rsidR="00F958C1" w:rsidRDefault="00F958C1" w:rsidP="00A103F7">
      <w:pPr>
        <w:pStyle w:val="Paragrafo"/>
      </w:pPr>
      <w:r>
        <w:t xml:space="preserve">A </w:t>
      </w:r>
      <w:r>
        <w:fldChar w:fldCharType="begin"/>
      </w:r>
      <w:r>
        <w:instrText xml:space="preserve"> REF _Ref529479106 \h </w:instrText>
      </w:r>
      <w:r>
        <w:fldChar w:fldCharType="separate"/>
      </w:r>
      <w:r w:rsidR="0074106E">
        <w:t xml:space="preserve">Figura </w:t>
      </w:r>
      <w:r w:rsidR="0074106E">
        <w:rPr>
          <w:noProof/>
        </w:rPr>
        <w:t>2</w:t>
      </w:r>
      <w:r>
        <w:fldChar w:fldCharType="end"/>
      </w:r>
      <w:r>
        <w:t xml:space="preserve"> apresenta a criação de uma </w:t>
      </w:r>
      <w:r w:rsidRPr="006C0226">
        <w:rPr>
          <w:i/>
        </w:rPr>
        <w:t>Entitie</w:t>
      </w:r>
      <w:r>
        <w:t xml:space="preserve"> “aeroportos_brasil”, utilizada como exemplo, na imagem pode ser observado que é criado o valor “aeroporto de Ilhéus” associado ao sinônimo “IOS”, também é possível observar que na caixa de seleção de tipo foi selecionado a opção “</w:t>
      </w:r>
      <w:proofErr w:type="spellStart"/>
      <w:r>
        <w:t>Synonyms</w:t>
      </w:r>
      <w:proofErr w:type="spellEnd"/>
      <w:r>
        <w:t>”, que significa “sinônimos” em português, para adicionar novos sinônimos que vão possuir este valor,  entretanto caso seja selecionada a opção “</w:t>
      </w:r>
      <w:proofErr w:type="spellStart"/>
      <w:r>
        <w:t>Patterns</w:t>
      </w:r>
      <w:proofErr w:type="spellEnd"/>
      <w:r>
        <w:t>”, que significa “padrões” em português, no lugar de novos sinônimos seriam adicionados expressões regulares para a identificação destes padrões.</w:t>
      </w:r>
    </w:p>
    <w:p w14:paraId="7F7A5A67" w14:textId="13EB10B1" w:rsidR="00A103F7" w:rsidRDefault="00F4760B" w:rsidP="00A103F7">
      <w:pPr>
        <w:pStyle w:val="Paragrafo"/>
      </w:pPr>
      <w:r>
        <w:t xml:space="preserve">Conforme são inclusos novos dados de treinamento, um classificador de língua natural é automaticamente incluído no </w:t>
      </w:r>
      <w:r>
        <w:rPr>
          <w:i/>
          <w:iCs/>
        </w:rPr>
        <w:t>workspace</w:t>
      </w:r>
      <w:r>
        <w:t xml:space="preserve"> e é treinado para entender as solicitações indicadas.</w:t>
      </w:r>
    </w:p>
    <w:p w14:paraId="3BEBFFBD" w14:textId="57108DD3" w:rsidR="00A103F7" w:rsidRDefault="00BB1B29" w:rsidP="00A103F7">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A criação destes fluxos é realizada através de um painel de criação de </w:t>
      </w:r>
      <w:r>
        <w:rPr>
          <w:i/>
          <w:iCs/>
        </w:rPr>
        <w:t>dialogs</w:t>
      </w:r>
      <w:r>
        <w:t xml:space="preserve">, que pode ser visto na </w:t>
      </w:r>
      <w:r>
        <w:fldChar w:fldCharType="begin"/>
      </w:r>
      <w:r>
        <w:instrText xml:space="preserve"> REF _Ref529479123 \h </w:instrText>
      </w:r>
      <w:r>
        <w:fldChar w:fldCharType="separate"/>
      </w:r>
      <w:r w:rsidR="0074106E">
        <w:t xml:space="preserve">Figura </w:t>
      </w:r>
      <w:r w:rsidR="0074106E">
        <w:rPr>
          <w:noProof/>
        </w:rPr>
        <w:t>3</w:t>
      </w:r>
      <w:r>
        <w:fldChar w:fldCharType="end"/>
      </w:r>
      <w:r w:rsidRPr="00FE2E12">
        <w:t xml:space="preserve">. </w:t>
      </w:r>
      <w:r>
        <w:t xml:space="preserve">O fluxo de diálogo é representado graficamente na ferramenta como uma árvore, sendo possível incluir novas ramificações para processar cada uma das </w:t>
      </w:r>
      <w:r>
        <w:rPr>
          <w:i/>
          <w:iCs/>
        </w:rPr>
        <w:t>Intents</w:t>
      </w:r>
      <w:r>
        <w:t xml:space="preserve"> incluídas. Também é possível incluir nós de ramificações que tratam diversas permutações possíveis de um pedido com base em outros fatores, como por exemplo, </w:t>
      </w:r>
      <w:r>
        <w:lastRenderedPageBreak/>
        <w:t>entidades localizadas na mensagem de entrada ou informações extras passadas ao requisitar o serviço.</w:t>
      </w:r>
    </w:p>
    <w:p w14:paraId="311DC3ED" w14:textId="77777777" w:rsidR="00BB1B29" w:rsidRPr="00FE2E12" w:rsidRDefault="00BB1B29" w:rsidP="00A103F7">
      <w:pPr>
        <w:pStyle w:val="Paragrafo"/>
      </w:pPr>
    </w:p>
    <w:p w14:paraId="06140AB2" w14:textId="77777777" w:rsidR="00F958C1" w:rsidRDefault="00F958C1" w:rsidP="00A311DD">
      <w:pPr>
        <w:pStyle w:val="Legenda"/>
      </w:pPr>
      <w:bookmarkStart w:id="18" w:name="_Ref529479106"/>
      <w:bookmarkStart w:id="19" w:name="_Toc530680357"/>
      <w:bookmarkStart w:id="20" w:name="_Toc531809182"/>
      <w:r>
        <w:t xml:space="preserve">Figura </w:t>
      </w:r>
      <w:fldSimple w:instr=" SEQ Figura \* ARABIC ">
        <w:r w:rsidR="00927642">
          <w:rPr>
            <w:noProof/>
          </w:rPr>
          <w:t>2</w:t>
        </w:r>
      </w:fldSimple>
      <w:bookmarkEnd w:id="18"/>
      <w:r>
        <w:t xml:space="preserve"> - </w:t>
      </w:r>
      <w:r w:rsidRPr="00C87441">
        <w:t xml:space="preserve">Painel do serviço Watson Assistant para a criação de </w:t>
      </w:r>
      <w:r>
        <w:t>Entities</w:t>
      </w:r>
      <w:r w:rsidRPr="00C87441">
        <w:t>.</w:t>
      </w:r>
      <w:bookmarkEnd w:id="19"/>
      <w:bookmarkEnd w:id="20"/>
    </w:p>
    <w:p w14:paraId="52AA4CF4" w14:textId="77777777" w:rsidR="00EF443F" w:rsidRPr="00EF443F" w:rsidRDefault="00EF443F" w:rsidP="00EF443F">
      <w:pPr>
        <w:spacing w:line="240" w:lineRule="auto"/>
      </w:pPr>
    </w:p>
    <w:p w14:paraId="49EB1014" w14:textId="77777777" w:rsidR="00F958C1" w:rsidRDefault="00F958C1" w:rsidP="00681681">
      <w:pPr>
        <w:keepNext/>
        <w:spacing w:line="240" w:lineRule="auto"/>
        <w:jc w:val="center"/>
        <w:rPr>
          <w:rFonts w:cs="Arial"/>
        </w:rPr>
      </w:pPr>
      <w:r w:rsidRPr="00FE2E12">
        <w:rPr>
          <w:rFonts w:cs="Arial"/>
          <w:noProof/>
          <w:lang w:eastAsia="pt-BR"/>
        </w:rPr>
        <w:drawing>
          <wp:inline distT="0" distB="0" distL="0" distR="0" wp14:anchorId="45A43F9B" wp14:editId="4FDFAADA">
            <wp:extent cx="5324400" cy="2879725"/>
            <wp:effectExtent l="0" t="0" r="1016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44" t="3781" r="3744" b="10230"/>
                    <a:stretch/>
                  </pic:blipFill>
                  <pic:spPr bwMode="auto">
                    <a:xfrm>
                      <a:off x="0" y="0"/>
                      <a:ext cx="5325469" cy="2880303"/>
                    </a:xfrm>
                    <a:prstGeom prst="rect">
                      <a:avLst/>
                    </a:prstGeom>
                    <a:ln>
                      <a:noFill/>
                    </a:ln>
                    <a:extLst>
                      <a:ext uri="{53640926-AAD7-44D8-BBD7-CCE9431645EC}">
                        <a14:shadowObscured xmlns:a14="http://schemas.microsoft.com/office/drawing/2010/main"/>
                      </a:ext>
                    </a:extLst>
                  </pic:spPr>
                </pic:pic>
              </a:graphicData>
            </a:graphic>
          </wp:inline>
        </w:drawing>
      </w:r>
    </w:p>
    <w:p w14:paraId="6A570BB9" w14:textId="77777777" w:rsidR="00EF443F" w:rsidRPr="00FE2E12" w:rsidRDefault="00EF443F" w:rsidP="00F958C1">
      <w:pPr>
        <w:keepNext/>
        <w:spacing w:line="240" w:lineRule="auto"/>
        <w:rPr>
          <w:rFonts w:cs="Arial"/>
        </w:rPr>
      </w:pPr>
    </w:p>
    <w:p w14:paraId="59D498B2" w14:textId="6592786C" w:rsidR="00F958C1" w:rsidRDefault="00F958C1" w:rsidP="00F958C1">
      <w:pPr>
        <w:spacing w:line="240" w:lineRule="auto"/>
        <w:jc w:val="center"/>
        <w:rPr>
          <w:rFonts w:cs="Arial"/>
          <w:sz w:val="20"/>
          <w:szCs w:val="20"/>
        </w:rPr>
      </w:pPr>
      <w:r>
        <w:rPr>
          <w:rFonts w:cs="Arial"/>
          <w:sz w:val="20"/>
          <w:szCs w:val="20"/>
        </w:rPr>
        <w:t xml:space="preserve">Fonte: Plataforma do IBM </w:t>
      </w:r>
      <w:r w:rsidR="00217198">
        <w:rPr>
          <w:rFonts w:cs="Arial"/>
          <w:sz w:val="20"/>
          <w:szCs w:val="20"/>
        </w:rPr>
        <w:t>Watson</w:t>
      </w:r>
      <w:r w:rsidR="00217198">
        <w:rPr>
          <w:rStyle w:val="Refdenotaderodap"/>
          <w:rFonts w:cs="Arial"/>
          <w:sz w:val="20"/>
          <w:szCs w:val="20"/>
        </w:rPr>
        <w:footnoteReference w:id="2"/>
      </w:r>
      <w:r>
        <w:rPr>
          <w:rFonts w:cs="Arial"/>
          <w:sz w:val="20"/>
          <w:szCs w:val="20"/>
        </w:rPr>
        <w:t>.</w:t>
      </w:r>
    </w:p>
    <w:p w14:paraId="0F4B1A7E" w14:textId="77777777" w:rsidR="00F958C1" w:rsidRDefault="00F958C1" w:rsidP="00A103F7">
      <w:pPr>
        <w:pStyle w:val="Paragrafo"/>
      </w:pPr>
    </w:p>
    <w:p w14:paraId="50EB4E5B" w14:textId="77777777" w:rsidR="00D0669A" w:rsidRDefault="00D0669A" w:rsidP="00D0669A">
      <w:pPr>
        <w:pStyle w:val="Paragrafo"/>
      </w:pPr>
      <w:r>
        <w:t xml:space="preserve">Finalmente, após finalizar toda a configuração do </w:t>
      </w:r>
      <w:r>
        <w:rPr>
          <w:i/>
          <w:iCs/>
        </w:rPr>
        <w:t>workspace,</w:t>
      </w:r>
      <w:r>
        <w:t xml:space="preserve"> é possível utilizar o serviço Watson Assistant. Com o serviço já configurado, ao requisita-lo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t>na mensagem e a sua taxa de confiabilidade para cada.</w:t>
      </w:r>
    </w:p>
    <w:p w14:paraId="65B7A2BE" w14:textId="77777777" w:rsidR="00D0669A" w:rsidRDefault="00D0669A" w:rsidP="00A103F7">
      <w:pPr>
        <w:pStyle w:val="Paragrafo"/>
      </w:pPr>
    </w:p>
    <w:p w14:paraId="284F8B0B" w14:textId="77777777" w:rsidR="00794F23" w:rsidRDefault="00794F23" w:rsidP="00A103F7">
      <w:pPr>
        <w:pStyle w:val="Paragrafo"/>
      </w:pPr>
    </w:p>
    <w:p w14:paraId="1B7D0A30" w14:textId="77777777" w:rsidR="00794F23" w:rsidRDefault="00794F23" w:rsidP="00A103F7">
      <w:pPr>
        <w:pStyle w:val="Paragrafo"/>
      </w:pPr>
    </w:p>
    <w:p w14:paraId="26FC9514" w14:textId="77777777" w:rsidR="00794F23" w:rsidRDefault="00794F23" w:rsidP="00A103F7">
      <w:pPr>
        <w:pStyle w:val="Paragrafo"/>
      </w:pPr>
    </w:p>
    <w:p w14:paraId="42EFD83D" w14:textId="77777777" w:rsidR="00794F23" w:rsidRDefault="00794F23" w:rsidP="00A103F7">
      <w:pPr>
        <w:pStyle w:val="Paragrafo"/>
      </w:pPr>
    </w:p>
    <w:p w14:paraId="064769F1" w14:textId="77777777" w:rsidR="00794F23" w:rsidRDefault="00794F23" w:rsidP="00A103F7">
      <w:pPr>
        <w:pStyle w:val="Paragrafo"/>
      </w:pPr>
    </w:p>
    <w:p w14:paraId="7CB7E47D" w14:textId="77777777" w:rsidR="00794F23" w:rsidRDefault="00794F23" w:rsidP="00A103F7">
      <w:pPr>
        <w:pStyle w:val="Paragrafo"/>
      </w:pPr>
    </w:p>
    <w:p w14:paraId="35C59A7A" w14:textId="77777777" w:rsidR="00794F23" w:rsidRPr="00FE2E12" w:rsidRDefault="00794F23" w:rsidP="00A103F7">
      <w:pPr>
        <w:pStyle w:val="Paragrafo"/>
      </w:pPr>
    </w:p>
    <w:p w14:paraId="4F441A0E" w14:textId="77777777" w:rsidR="00F958C1" w:rsidRDefault="00F958C1" w:rsidP="00A311DD">
      <w:pPr>
        <w:pStyle w:val="Legenda"/>
      </w:pPr>
      <w:bookmarkStart w:id="21" w:name="_Ref529479123"/>
      <w:bookmarkStart w:id="22" w:name="_Toc530680358"/>
      <w:bookmarkStart w:id="23" w:name="_Toc531809183"/>
      <w:r>
        <w:lastRenderedPageBreak/>
        <w:t xml:space="preserve">Figura </w:t>
      </w:r>
      <w:fldSimple w:instr=" SEQ Figura \* ARABIC ">
        <w:r w:rsidR="00927642">
          <w:rPr>
            <w:noProof/>
          </w:rPr>
          <w:t>3</w:t>
        </w:r>
      </w:fldSimple>
      <w:bookmarkEnd w:id="21"/>
      <w:r>
        <w:t xml:space="preserve"> - </w:t>
      </w:r>
      <w:r w:rsidRPr="00A526E6">
        <w:t xml:space="preserve">Painel do serviço Watson Assistant para a criação de </w:t>
      </w:r>
      <w:r>
        <w:t>Dialogs</w:t>
      </w:r>
      <w:r w:rsidRPr="00A526E6">
        <w:t>.</w:t>
      </w:r>
      <w:bookmarkEnd w:id="22"/>
      <w:bookmarkEnd w:id="23"/>
    </w:p>
    <w:p w14:paraId="3D323686" w14:textId="77777777" w:rsidR="00646A9C" w:rsidRPr="00646A9C" w:rsidRDefault="00646A9C" w:rsidP="00646A9C">
      <w:pPr>
        <w:spacing w:line="240" w:lineRule="auto"/>
      </w:pPr>
    </w:p>
    <w:p w14:paraId="02A87377" w14:textId="77777777" w:rsidR="00F958C1" w:rsidRDefault="00F958C1" w:rsidP="00681681">
      <w:pPr>
        <w:keepNext/>
        <w:spacing w:line="240" w:lineRule="auto"/>
        <w:jc w:val="center"/>
        <w:rPr>
          <w:rFonts w:cs="Arial"/>
        </w:rPr>
      </w:pPr>
      <w:r w:rsidRPr="00FE2E12">
        <w:rPr>
          <w:rFonts w:cs="Arial"/>
          <w:noProof/>
          <w:lang w:eastAsia="pt-BR"/>
        </w:rPr>
        <w:drawing>
          <wp:inline distT="0" distB="0" distL="0" distR="0" wp14:anchorId="41879688" wp14:editId="72187846">
            <wp:extent cx="5324400" cy="2879725"/>
            <wp:effectExtent l="0" t="0" r="1016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44" t="4856" r="3744" b="9155"/>
                    <a:stretch/>
                  </pic:blipFill>
                  <pic:spPr bwMode="auto">
                    <a:xfrm>
                      <a:off x="0" y="0"/>
                      <a:ext cx="5325469" cy="2880303"/>
                    </a:xfrm>
                    <a:prstGeom prst="rect">
                      <a:avLst/>
                    </a:prstGeom>
                    <a:ln>
                      <a:noFill/>
                    </a:ln>
                    <a:extLst>
                      <a:ext uri="{53640926-AAD7-44D8-BBD7-CCE9431645EC}">
                        <a14:shadowObscured xmlns:a14="http://schemas.microsoft.com/office/drawing/2010/main"/>
                      </a:ext>
                    </a:extLst>
                  </pic:spPr>
                </pic:pic>
              </a:graphicData>
            </a:graphic>
          </wp:inline>
        </w:drawing>
      </w:r>
    </w:p>
    <w:p w14:paraId="4A628C25" w14:textId="77777777" w:rsidR="00646A9C" w:rsidRPr="00FE2E12" w:rsidRDefault="00646A9C" w:rsidP="00F958C1">
      <w:pPr>
        <w:keepNext/>
        <w:spacing w:line="240" w:lineRule="auto"/>
        <w:rPr>
          <w:rFonts w:cs="Arial"/>
        </w:rPr>
      </w:pPr>
    </w:p>
    <w:p w14:paraId="136250AF" w14:textId="01DF9A7D" w:rsidR="00F958C1" w:rsidRPr="00086D6A" w:rsidRDefault="00F958C1" w:rsidP="00F958C1">
      <w:pPr>
        <w:jc w:val="center"/>
        <w:rPr>
          <w:sz w:val="20"/>
          <w:szCs w:val="20"/>
        </w:rPr>
      </w:pPr>
      <w:r>
        <w:rPr>
          <w:sz w:val="20"/>
          <w:szCs w:val="20"/>
        </w:rPr>
        <w:t xml:space="preserve">Fonte: Plataforma do IBM </w:t>
      </w:r>
      <w:r w:rsidR="00E42A92">
        <w:rPr>
          <w:sz w:val="20"/>
          <w:szCs w:val="20"/>
        </w:rPr>
        <w:t>Watson</w:t>
      </w:r>
      <w:r w:rsidR="00E42A92">
        <w:rPr>
          <w:rStyle w:val="Refdenotaderodap"/>
          <w:sz w:val="20"/>
          <w:szCs w:val="20"/>
        </w:rPr>
        <w:footnoteReference w:id="3"/>
      </w:r>
      <w:r>
        <w:rPr>
          <w:sz w:val="20"/>
          <w:szCs w:val="20"/>
        </w:rPr>
        <w:t>.</w:t>
      </w:r>
    </w:p>
    <w:p w14:paraId="11E3025E" w14:textId="77777777" w:rsidR="00F958C1" w:rsidRPr="00F958C1" w:rsidRDefault="00F958C1" w:rsidP="00A103F7">
      <w:pPr>
        <w:pStyle w:val="Paragrafo"/>
      </w:pPr>
    </w:p>
    <w:p w14:paraId="6119F77E" w14:textId="5F19A076" w:rsidR="00743469" w:rsidRDefault="00743469" w:rsidP="00743469">
      <w:pPr>
        <w:pStyle w:val="Ttulo3"/>
      </w:pPr>
      <w:bookmarkStart w:id="24" w:name="_Toc531809253"/>
      <w:r>
        <w:t>Aplicativos de Troca de Mensagens</w:t>
      </w:r>
      <w:bookmarkEnd w:id="24"/>
    </w:p>
    <w:p w14:paraId="039A8331" w14:textId="77777777" w:rsidR="00393950" w:rsidRDefault="00393950" w:rsidP="00A103F7">
      <w:pPr>
        <w:pStyle w:val="Paragrafo"/>
      </w:pPr>
    </w:p>
    <w:p w14:paraId="102BA268" w14:textId="77777777" w:rsidR="00393950" w:rsidRDefault="00393950" w:rsidP="00A103F7">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59A7A9D8" w14:textId="77777777" w:rsidR="00393950" w:rsidRPr="00393950" w:rsidRDefault="00393950" w:rsidP="00A103F7">
      <w:pPr>
        <w:pStyle w:val="Paragrafo"/>
      </w:pPr>
    </w:p>
    <w:p w14:paraId="3C388380" w14:textId="769F178A" w:rsidR="00743469" w:rsidRDefault="00743469" w:rsidP="00743469">
      <w:pPr>
        <w:pStyle w:val="Ttulo4"/>
      </w:pPr>
      <w:bookmarkStart w:id="25" w:name="_Toc531809254"/>
      <w:r>
        <w:t>Telegram</w:t>
      </w:r>
      <w:bookmarkEnd w:id="25"/>
    </w:p>
    <w:p w14:paraId="7245E108" w14:textId="77777777" w:rsidR="006D54AF" w:rsidRDefault="006D54AF" w:rsidP="00A103F7">
      <w:pPr>
        <w:pStyle w:val="Paragrafo"/>
      </w:pPr>
    </w:p>
    <w:p w14:paraId="36FA8B20" w14:textId="47916CB0" w:rsidR="006D54AF" w:rsidRDefault="006D54AF" w:rsidP="00A103F7">
      <w:pPr>
        <w:pStyle w:val="Paragrafo"/>
        <w:rPr>
          <w:rFonts w:cs="Arial"/>
          <w:color w:val="000000"/>
        </w:rPr>
      </w:pPr>
      <w:r>
        <w:rPr>
          <w:rFonts w:cs="Arial"/>
          <w:color w:val="000000"/>
        </w:rPr>
        <w:t xml:space="preserve">O Telegram é um aplicativo popular de troca de mensagens baseado em plataforma de código livre </w:t>
      </w:r>
      <w:r w:rsidRPr="00FE2E12">
        <w:fldChar w:fldCharType="begin" w:fldLock="1"/>
      </w:r>
      <w:r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FE2E12">
        <w:fldChar w:fldCharType="separate"/>
      </w:r>
      <w:r w:rsidRPr="00FE2E12">
        <w:rPr>
          <w:noProof/>
        </w:rPr>
        <w:t xml:space="preserve">(SUTIKNO </w:t>
      </w:r>
      <w:r w:rsidRPr="00FE2E12">
        <w:rPr>
          <w:i/>
          <w:noProof/>
        </w:rPr>
        <w:t>et al.</w:t>
      </w:r>
      <w:r w:rsidRPr="00FE2E12">
        <w:rPr>
          <w:noProof/>
        </w:rPr>
        <w:t>, 2016)</w:t>
      </w:r>
      <w:r w:rsidRPr="00FE2E12">
        <w:fldChar w:fldCharType="end"/>
      </w:r>
      <w:r w:rsidRPr="00FE2E12">
        <w:t xml:space="preserve">. </w:t>
      </w:r>
      <w:r>
        <w:rPr>
          <w:rFonts w:cs="Arial"/>
          <w:color w:val="000000"/>
        </w:rPr>
        <w:t xml:space="preserve">Ele foi escolhido para este projeto pois é uma aplicação gratuita e com uma interface simples, disponível para </w:t>
      </w:r>
      <w:r>
        <w:rPr>
          <w:rFonts w:cs="Arial"/>
          <w:i/>
          <w:iCs/>
          <w:color w:val="000000"/>
        </w:rPr>
        <w:t>smartphones</w:t>
      </w:r>
      <w:r>
        <w:rPr>
          <w:rFonts w:cs="Arial"/>
          <w:color w:val="000000"/>
        </w:rPr>
        <w:t xml:space="preserve"> e computadores pessoais com aplicação </w:t>
      </w:r>
      <w:r>
        <w:rPr>
          <w:rFonts w:cs="Arial"/>
          <w:i/>
          <w:iCs/>
          <w:color w:val="000000"/>
        </w:rPr>
        <w:t>desktop</w:t>
      </w:r>
      <w:r>
        <w:rPr>
          <w:rFonts w:cs="Arial"/>
          <w:color w:val="000000"/>
        </w:rPr>
        <w:t xml:space="preserve"> ou aplicação </w:t>
      </w:r>
      <w:r>
        <w:rPr>
          <w:rFonts w:cs="Arial"/>
          <w:i/>
          <w:iCs/>
          <w:color w:val="000000"/>
        </w:rPr>
        <w:t>web</w:t>
      </w:r>
      <w:r>
        <w:rPr>
          <w:rFonts w:cs="Arial"/>
          <w:color w:val="000000"/>
        </w:rPr>
        <w:t>.</w:t>
      </w:r>
    </w:p>
    <w:p w14:paraId="44B81853" w14:textId="77777777" w:rsidR="006D54AF" w:rsidRDefault="006D54AF" w:rsidP="00A103F7">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w:t>
      </w:r>
      <w:r>
        <w:lastRenderedPageBreak/>
        <w:t xml:space="preserve">mensagens e comandos. O controle dos </w:t>
      </w:r>
      <w:r>
        <w:rPr>
          <w:i/>
          <w:iCs/>
        </w:rPr>
        <w:t>bots</w:t>
      </w:r>
      <w:r>
        <w:t xml:space="preserve"> é feito através de requisições HTTPS para a API pública do Telegram.</w:t>
      </w:r>
    </w:p>
    <w:p w14:paraId="658A0FDA" w14:textId="77777777" w:rsidR="006D54AF" w:rsidRPr="00FE2E12" w:rsidRDefault="006D54AF" w:rsidP="00A103F7">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7C8F0704" w14:textId="77777777" w:rsidR="006D54AF" w:rsidRDefault="006D54AF" w:rsidP="00A103F7">
      <w:pPr>
        <w:pStyle w:val="Paragrafo"/>
      </w:pPr>
      <w:r w:rsidRPr="00FE2E12">
        <w:t xml:space="preserve">A </w:t>
      </w:r>
      <w:r>
        <w:fldChar w:fldCharType="begin"/>
      </w:r>
      <w:r>
        <w:instrText xml:space="preserve"> REF _Ref529479277 \h </w:instrText>
      </w:r>
      <w:r>
        <w:fldChar w:fldCharType="separate"/>
      </w:r>
      <w:r w:rsidR="0074106E">
        <w:t xml:space="preserve">Figura </w:t>
      </w:r>
      <w:r w:rsidR="0074106E">
        <w:rPr>
          <w:noProof/>
        </w:rPr>
        <w:t>4</w:t>
      </w:r>
      <w:r>
        <w:fldChar w:fldCharType="end"/>
      </w:r>
      <w:r>
        <w:t xml:space="preserve"> mostra a criação de um novo </w:t>
      </w:r>
      <w:r>
        <w:rPr>
          <w:i/>
          <w:iCs/>
        </w:rPr>
        <w:t>bot</w:t>
      </w:r>
      <w:r>
        <w:t xml:space="preserve"> através do envio do comando “/newbot”, passagem do nome “El bot” e o nome de usuário “el_botito_bot”. Em seguida o BotFather confirma a criação do novo </w:t>
      </w:r>
      <w:r>
        <w:rPr>
          <w:i/>
          <w:iCs/>
        </w:rPr>
        <w:t>bot</w:t>
      </w:r>
      <w:r>
        <w:t xml:space="preserve"> e envia o </w:t>
      </w:r>
      <w:r>
        <w:rPr>
          <w:i/>
          <w:iCs/>
        </w:rPr>
        <w:t>token</w:t>
      </w:r>
      <w:r>
        <w:t xml:space="preserve"> “</w:t>
      </w:r>
      <w:proofErr w:type="gramStart"/>
      <w:r>
        <w:t>675979870:AAGsgYDvpg</w:t>
      </w:r>
      <w:proofErr w:type="gramEnd"/>
      <w:r>
        <w:t xml:space="preserve">2_nwuoG-A7KPHDZQffqWIOkFY” que será utilizado para acessar e controlar as funcionalidades deste </w:t>
      </w:r>
      <w:r>
        <w:rPr>
          <w:i/>
          <w:iCs/>
        </w:rPr>
        <w:t>bot</w:t>
      </w:r>
      <w:r>
        <w:t>.</w:t>
      </w:r>
    </w:p>
    <w:p w14:paraId="71DCE43B" w14:textId="77777777" w:rsidR="004F7219" w:rsidRPr="00FE2E12" w:rsidRDefault="004F7219" w:rsidP="00A103F7">
      <w:pPr>
        <w:pStyle w:val="Paragrafo"/>
      </w:pPr>
    </w:p>
    <w:p w14:paraId="160D2914" w14:textId="77777777" w:rsidR="006D54AF" w:rsidRDefault="006D54AF" w:rsidP="00A311DD">
      <w:pPr>
        <w:pStyle w:val="Legenda"/>
        <w:rPr>
          <w:noProof/>
        </w:rPr>
      </w:pPr>
      <w:bookmarkStart w:id="26" w:name="_Ref529479277"/>
      <w:bookmarkStart w:id="27" w:name="_Toc530680359"/>
      <w:bookmarkStart w:id="28" w:name="_Toc531809184"/>
      <w:r>
        <w:t xml:space="preserve">Figura </w:t>
      </w:r>
      <w:fldSimple w:instr=" SEQ Figura \* ARABIC ">
        <w:r w:rsidR="00927642">
          <w:rPr>
            <w:noProof/>
          </w:rPr>
          <w:t>4</w:t>
        </w:r>
      </w:fldSimple>
      <w:bookmarkEnd w:id="26"/>
      <w:r>
        <w:t xml:space="preserve"> - Criação de um novo bot a partir do</w:t>
      </w:r>
      <w:r w:rsidRPr="00C440FC">
        <w:t xml:space="preserve"> Telegram </w:t>
      </w:r>
      <w:r>
        <w:t>em uma conversa com o</w:t>
      </w:r>
      <w:r w:rsidRPr="00C440FC">
        <w:t xml:space="preserve"> BotFather</w:t>
      </w:r>
      <w:r>
        <w:rPr>
          <w:noProof/>
        </w:rPr>
        <w:t>.</w:t>
      </w:r>
      <w:bookmarkEnd w:id="27"/>
      <w:bookmarkEnd w:id="28"/>
    </w:p>
    <w:p w14:paraId="7F36BC25" w14:textId="77777777" w:rsidR="004F7219" w:rsidRPr="004F7219" w:rsidRDefault="004F7219" w:rsidP="004F7219">
      <w:pPr>
        <w:spacing w:line="240" w:lineRule="auto"/>
      </w:pPr>
    </w:p>
    <w:p w14:paraId="11EDAB3A" w14:textId="77777777" w:rsidR="006D54AF" w:rsidRDefault="006D54AF" w:rsidP="006D54AF">
      <w:pPr>
        <w:keepNext/>
        <w:spacing w:line="240" w:lineRule="auto"/>
        <w:jc w:val="center"/>
        <w:rPr>
          <w:rFonts w:cs="Arial"/>
        </w:rPr>
      </w:pPr>
      <w:r w:rsidRPr="00FE2E12">
        <w:rPr>
          <w:rFonts w:cs="Arial"/>
          <w:noProof/>
          <w:lang w:eastAsia="pt-BR"/>
        </w:rPr>
        <w:drawing>
          <wp:inline distT="0" distB="0" distL="0" distR="0" wp14:anchorId="5AC0EB94" wp14:editId="361A61F6">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749" cy="2855372"/>
                    </a:xfrm>
                    <a:prstGeom prst="rect">
                      <a:avLst/>
                    </a:prstGeom>
                  </pic:spPr>
                </pic:pic>
              </a:graphicData>
            </a:graphic>
          </wp:inline>
        </w:drawing>
      </w:r>
    </w:p>
    <w:p w14:paraId="65CE8412" w14:textId="77777777" w:rsidR="006D54AF" w:rsidRPr="00FE2E12" w:rsidRDefault="006D54AF" w:rsidP="006D54AF">
      <w:pPr>
        <w:keepNext/>
        <w:spacing w:line="240" w:lineRule="auto"/>
        <w:jc w:val="center"/>
        <w:rPr>
          <w:rFonts w:cs="Arial"/>
        </w:rPr>
      </w:pPr>
    </w:p>
    <w:p w14:paraId="3EAD82A0" w14:textId="2A34B939" w:rsidR="006D54AF" w:rsidRPr="00F81484" w:rsidRDefault="006D54AF" w:rsidP="006D54AF">
      <w:pPr>
        <w:spacing w:line="240" w:lineRule="auto"/>
        <w:jc w:val="center"/>
        <w:rPr>
          <w:sz w:val="20"/>
          <w:szCs w:val="20"/>
        </w:rPr>
      </w:pPr>
      <w:r w:rsidRPr="00F81484">
        <w:rPr>
          <w:sz w:val="20"/>
          <w:szCs w:val="20"/>
        </w:rPr>
        <w:t xml:space="preserve">Fonte: </w:t>
      </w:r>
      <w:r>
        <w:rPr>
          <w:sz w:val="20"/>
          <w:szCs w:val="20"/>
        </w:rPr>
        <w:t xml:space="preserve">Conversa com o BotFather a partir do </w:t>
      </w:r>
      <w:r w:rsidR="00647E8F">
        <w:rPr>
          <w:sz w:val="20"/>
          <w:szCs w:val="20"/>
        </w:rPr>
        <w:t>Telegram</w:t>
      </w:r>
      <w:r w:rsidR="00647E8F">
        <w:rPr>
          <w:rStyle w:val="Refdenotaderodap"/>
          <w:sz w:val="20"/>
          <w:szCs w:val="20"/>
        </w:rPr>
        <w:footnoteReference w:id="4"/>
      </w:r>
      <w:r w:rsidR="00647E8F" w:rsidRPr="00F81484">
        <w:rPr>
          <w:sz w:val="20"/>
          <w:szCs w:val="20"/>
        </w:rPr>
        <w:t>.</w:t>
      </w:r>
    </w:p>
    <w:p w14:paraId="21791708" w14:textId="77777777" w:rsidR="006D54AF" w:rsidRPr="001C3422" w:rsidRDefault="006D54AF" w:rsidP="00A103F7">
      <w:pPr>
        <w:pStyle w:val="Paragrafo"/>
      </w:pPr>
    </w:p>
    <w:p w14:paraId="3D755EC1" w14:textId="77777777" w:rsidR="006D54AF" w:rsidRDefault="006D54AF" w:rsidP="00A103F7">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w:t>
      </w:r>
      <w:r>
        <w:lastRenderedPageBreak/>
        <w:t xml:space="preserve">facilitar o uso da API, como por exemplo o TGFancy, </w:t>
      </w:r>
      <w:r>
        <w:rPr>
          <w:i/>
          <w:iCs/>
        </w:rPr>
        <w:t>framework</w:t>
      </w:r>
      <w:r>
        <w:t xml:space="preserve"> disponibilizado para a linguagem de programação JavaScript.</w:t>
      </w:r>
    </w:p>
    <w:p w14:paraId="7DD6DD73" w14:textId="77777777" w:rsidR="006D54AF" w:rsidRPr="006D54AF" w:rsidRDefault="006D54AF" w:rsidP="00A103F7">
      <w:pPr>
        <w:pStyle w:val="Paragrafo"/>
      </w:pPr>
    </w:p>
    <w:p w14:paraId="752DBC56" w14:textId="50570357" w:rsidR="00743469" w:rsidRDefault="00743469" w:rsidP="00743469">
      <w:pPr>
        <w:pStyle w:val="Ttulo4"/>
      </w:pPr>
      <w:bookmarkStart w:id="29" w:name="_Toc531809255"/>
      <w:r>
        <w:t>Messenger</w:t>
      </w:r>
      <w:bookmarkEnd w:id="29"/>
    </w:p>
    <w:p w14:paraId="6D6319BF" w14:textId="77777777" w:rsidR="00A32F47" w:rsidRDefault="00A32F47" w:rsidP="00A103F7">
      <w:pPr>
        <w:pStyle w:val="Paragrafo"/>
      </w:pPr>
    </w:p>
    <w:p w14:paraId="61D186DF" w14:textId="77777777" w:rsidR="00A32F47" w:rsidRDefault="00A32F47" w:rsidP="00A103F7">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3E300AAE" w14:textId="77777777" w:rsidR="00A32F47" w:rsidRPr="00FE2E12" w:rsidRDefault="00A32F47" w:rsidP="00A103F7">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 Após a criação da aplicação pelo painel é necessário a configuração de chaves de autenticação para que o </w:t>
      </w:r>
      <w:r>
        <w:rPr>
          <w:i/>
          <w:iCs/>
        </w:rPr>
        <w:t>bot</w:t>
      </w:r>
      <w:r>
        <w:t xml:space="preserve"> tenha acesso as funcionalidades do Messenger.</w:t>
      </w:r>
    </w:p>
    <w:p w14:paraId="0DDF9CFD" w14:textId="7DE2B544" w:rsidR="00A32F47" w:rsidRDefault="00A32F47" w:rsidP="00A103F7">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HTTP/HTTPS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56965F44" w14:textId="77777777" w:rsidR="00A32F47" w:rsidRPr="00A32F47" w:rsidRDefault="00A32F47" w:rsidP="00A103F7">
      <w:pPr>
        <w:pStyle w:val="Paragrafo"/>
      </w:pPr>
    </w:p>
    <w:p w14:paraId="6FEF7B10" w14:textId="4B967140" w:rsidR="00743469" w:rsidRDefault="00743469" w:rsidP="00743469">
      <w:pPr>
        <w:pStyle w:val="Ttulo3"/>
      </w:pPr>
      <w:bookmarkStart w:id="30" w:name="_Toc531809256"/>
      <w:r>
        <w:t>Back4App</w:t>
      </w:r>
      <w:bookmarkEnd w:id="30"/>
    </w:p>
    <w:p w14:paraId="68C071F6" w14:textId="77777777" w:rsidR="00D06EAE" w:rsidRDefault="00D06EAE" w:rsidP="00A103F7">
      <w:pPr>
        <w:pStyle w:val="Paragrafo"/>
      </w:pPr>
    </w:p>
    <w:p w14:paraId="5945EC48" w14:textId="77777777" w:rsidR="00D06EAE" w:rsidRDefault="00D06EAE" w:rsidP="00A103F7">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w:t>
      </w:r>
      <w:r>
        <w:lastRenderedPageBreak/>
        <w:t>documentado e fornece uma enorme facilidade, comodidade e também é gratuito, portanto, estes foram os principais motivos pela escolha de uso do Back4App neste projeto.</w:t>
      </w:r>
    </w:p>
    <w:p w14:paraId="6A8659ED" w14:textId="77777777" w:rsidR="00D06EAE" w:rsidRDefault="00D06EAE" w:rsidP="00A103F7">
      <w:pPr>
        <w:pStyle w:val="Paragrafo"/>
      </w:pPr>
      <w:r>
        <w:t xml:space="preserve">A plataforma possibilita a criação de </w:t>
      </w:r>
      <w:r>
        <w:rPr>
          <w:i/>
          <w:iCs/>
        </w:rPr>
        <w:t>Cloud Functions</w:t>
      </w:r>
      <w:r>
        <w:t xml:space="preserve">,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 </w:t>
      </w:r>
      <w:r>
        <w:fldChar w:fldCharType="begin"/>
      </w:r>
      <w:r>
        <w:instrText xml:space="preserve"> REF _Ref529479326 \h </w:instrText>
      </w:r>
      <w:r>
        <w:fldChar w:fldCharType="separate"/>
      </w:r>
      <w:r w:rsidR="0074106E">
        <w:t xml:space="preserve">Figura </w:t>
      </w:r>
      <w:r w:rsidR="0074106E">
        <w:rPr>
          <w:noProof/>
        </w:rPr>
        <w:t>5</w:t>
      </w:r>
      <w:r>
        <w:fldChar w:fldCharType="end"/>
      </w:r>
      <w:r w:rsidRPr="00FE2E12">
        <w:t xml:space="preserve">, </w:t>
      </w:r>
      <w:r>
        <w:t xml:space="preserve">para gerenciamento de banco de dados, gerenciamento de </w:t>
      </w:r>
      <w:r>
        <w:rPr>
          <w:i/>
          <w:iCs/>
        </w:rPr>
        <w:t>Cloud Functions,</w:t>
      </w:r>
      <w:r>
        <w:t xml:space="preserve"> controle de </w:t>
      </w:r>
      <w:r>
        <w:rPr>
          <w:i/>
          <w:iCs/>
        </w:rPr>
        <w:t>logs</w:t>
      </w:r>
      <w:r>
        <w:t>, configurações do servidor, envio de notificações entre outros diversos serviços ofertados.</w:t>
      </w:r>
    </w:p>
    <w:p w14:paraId="4CD9DD28" w14:textId="77777777" w:rsidR="00A738EF" w:rsidRDefault="00A738EF" w:rsidP="00A103F7">
      <w:pPr>
        <w:pStyle w:val="Paragrafo"/>
      </w:pPr>
    </w:p>
    <w:p w14:paraId="5D063081" w14:textId="77777777" w:rsidR="00A738EF" w:rsidRPr="00FE2E12" w:rsidRDefault="00A738EF" w:rsidP="00A103F7">
      <w:pPr>
        <w:pStyle w:val="Paragrafo"/>
      </w:pPr>
    </w:p>
    <w:p w14:paraId="0A35CBD8" w14:textId="517FB10F" w:rsidR="00A738EF" w:rsidRDefault="00D06EAE" w:rsidP="00A311DD">
      <w:pPr>
        <w:pStyle w:val="Legenda"/>
        <w:rPr>
          <w:noProof/>
        </w:rPr>
      </w:pPr>
      <w:bookmarkStart w:id="31" w:name="_Ref529479326"/>
      <w:bookmarkStart w:id="32" w:name="_Toc530680360"/>
      <w:bookmarkStart w:id="33" w:name="_Toc531809185"/>
      <w:r>
        <w:t xml:space="preserve">Figura </w:t>
      </w:r>
      <w:fldSimple w:instr=" SEQ Figura \* ARABIC ">
        <w:r w:rsidR="00927642">
          <w:rPr>
            <w:noProof/>
          </w:rPr>
          <w:t>5</w:t>
        </w:r>
      </w:fldSimple>
      <w:bookmarkEnd w:id="31"/>
      <w:r>
        <w:rPr>
          <w:noProof/>
        </w:rPr>
        <w:t xml:space="preserve"> - Painel de controle de uma aplicação no Back4App.</w:t>
      </w:r>
      <w:bookmarkEnd w:id="32"/>
      <w:bookmarkEnd w:id="33"/>
    </w:p>
    <w:p w14:paraId="2AB87161" w14:textId="77777777" w:rsidR="00A738EF" w:rsidRPr="00A738EF" w:rsidRDefault="00A738EF" w:rsidP="00A738EF">
      <w:pPr>
        <w:spacing w:line="240" w:lineRule="auto"/>
      </w:pPr>
    </w:p>
    <w:p w14:paraId="67A1263D" w14:textId="77777777" w:rsidR="00D06EAE" w:rsidRDefault="00D06EAE" w:rsidP="00D06EAE">
      <w:pPr>
        <w:keepNext/>
        <w:spacing w:line="240" w:lineRule="auto"/>
        <w:jc w:val="center"/>
        <w:rPr>
          <w:rFonts w:cs="Arial"/>
        </w:rPr>
      </w:pPr>
      <w:r w:rsidRPr="00FE2E12">
        <w:rPr>
          <w:rFonts w:cs="Arial"/>
          <w:noProof/>
          <w:lang w:eastAsia="pt-BR"/>
        </w:rPr>
        <w:drawing>
          <wp:inline distT="0" distB="0" distL="0" distR="0" wp14:anchorId="5C9AF590" wp14:editId="4A825CEC">
            <wp:extent cx="5323840" cy="2880000"/>
            <wp:effectExtent l="0" t="0" r="1016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53" t="3781" r="3753" b="10230"/>
                    <a:stretch/>
                  </pic:blipFill>
                  <pic:spPr bwMode="auto">
                    <a:xfrm>
                      <a:off x="0" y="0"/>
                      <a:ext cx="5324400" cy="2880303"/>
                    </a:xfrm>
                    <a:prstGeom prst="rect">
                      <a:avLst/>
                    </a:prstGeom>
                    <a:ln>
                      <a:noFill/>
                    </a:ln>
                    <a:extLst>
                      <a:ext uri="{53640926-AAD7-44D8-BBD7-CCE9431645EC}">
                        <a14:shadowObscured xmlns:a14="http://schemas.microsoft.com/office/drawing/2010/main"/>
                      </a:ext>
                    </a:extLst>
                  </pic:spPr>
                </pic:pic>
              </a:graphicData>
            </a:graphic>
          </wp:inline>
        </w:drawing>
      </w:r>
    </w:p>
    <w:p w14:paraId="0EA47867" w14:textId="77777777" w:rsidR="009C7A67" w:rsidRDefault="009C7A67" w:rsidP="00D06EAE">
      <w:pPr>
        <w:keepNext/>
        <w:spacing w:line="240" w:lineRule="auto"/>
        <w:jc w:val="center"/>
        <w:rPr>
          <w:rFonts w:cs="Arial"/>
        </w:rPr>
      </w:pPr>
    </w:p>
    <w:p w14:paraId="2C44EF97" w14:textId="04004F66" w:rsidR="00D06EAE" w:rsidRPr="00CD56DB" w:rsidRDefault="00D06EAE" w:rsidP="00D06EAE">
      <w:pPr>
        <w:keepNext/>
        <w:spacing w:line="240" w:lineRule="auto"/>
        <w:jc w:val="center"/>
        <w:rPr>
          <w:rFonts w:cs="Arial"/>
          <w:sz w:val="20"/>
          <w:szCs w:val="20"/>
        </w:rPr>
      </w:pPr>
      <w:r>
        <w:rPr>
          <w:rFonts w:cs="Arial"/>
          <w:sz w:val="20"/>
          <w:szCs w:val="20"/>
        </w:rPr>
        <w:t xml:space="preserve">Fonte: Plataforma </w:t>
      </w:r>
      <w:r w:rsidR="004821FB">
        <w:rPr>
          <w:rFonts w:cs="Arial"/>
          <w:sz w:val="20"/>
          <w:szCs w:val="20"/>
        </w:rPr>
        <w:t>Back4App</w:t>
      </w:r>
      <w:r w:rsidR="004821FB">
        <w:rPr>
          <w:rStyle w:val="Refdenotaderodap"/>
          <w:rFonts w:cs="Arial"/>
          <w:sz w:val="20"/>
          <w:szCs w:val="20"/>
        </w:rPr>
        <w:footnoteReference w:id="5"/>
      </w:r>
      <w:r w:rsidR="004821FB">
        <w:rPr>
          <w:rFonts w:cs="Arial"/>
          <w:sz w:val="20"/>
          <w:szCs w:val="20"/>
        </w:rPr>
        <w:t>.</w:t>
      </w:r>
    </w:p>
    <w:p w14:paraId="6BA8503D" w14:textId="77777777" w:rsidR="00D06EAE" w:rsidRPr="00CD56DB" w:rsidRDefault="00D06EAE" w:rsidP="0004340B">
      <w:pPr>
        <w:pStyle w:val="Paragrafo"/>
      </w:pPr>
    </w:p>
    <w:p w14:paraId="331B32F1" w14:textId="77777777" w:rsidR="00D06EAE" w:rsidRDefault="00D06EAE" w:rsidP="00A103F7">
      <w:pPr>
        <w:pStyle w:val="Paragrafo"/>
      </w:pPr>
      <w:r>
        <w:t xml:space="preserve">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w:t>
      </w:r>
      <w:r>
        <w:lastRenderedPageBreak/>
        <w:t>automaticamente que armazena data de criação do objeto e um campo que armazena a data da ultima modificação, os valores atribuídos a estes campos são definidos automaticamente.</w:t>
      </w:r>
    </w:p>
    <w:p w14:paraId="357E07EA" w14:textId="77777777" w:rsidR="00D06EAE" w:rsidRDefault="00D06EAE" w:rsidP="00A103F7">
      <w:pPr>
        <w:pStyle w:val="Paragrafo"/>
      </w:pPr>
      <w:r>
        <w:t>A integração com a plataforma pode ser realizada a partir das bibliotecas do Parse disponibilizadas para diversas linguagens de programação como JavaScript, PHP, C# e C, ou por meio de requisições HTTP/HTTPS através da REST API oferecida pelo serviço.</w:t>
      </w:r>
    </w:p>
    <w:p w14:paraId="39E0DC55" w14:textId="71CD7264" w:rsidR="00D06EAE" w:rsidRDefault="00D06EAE" w:rsidP="00A103F7">
      <w:pPr>
        <w:pStyle w:val="Paragrafo"/>
      </w:pPr>
      <w:r>
        <w:t>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2718D49" w14:textId="77777777" w:rsidR="00D06EAE" w:rsidRPr="00D06EAE" w:rsidRDefault="00D06EAE" w:rsidP="00A103F7">
      <w:pPr>
        <w:pStyle w:val="Paragrafo"/>
      </w:pPr>
    </w:p>
    <w:p w14:paraId="6583728C" w14:textId="620AD185" w:rsidR="00743469" w:rsidRDefault="00743469" w:rsidP="00743469">
      <w:pPr>
        <w:pStyle w:val="Ttulo3"/>
      </w:pPr>
      <w:bookmarkStart w:id="34" w:name="_Toc531809257"/>
      <w:r>
        <w:t>DigitalOcean Droplet</w:t>
      </w:r>
      <w:bookmarkEnd w:id="34"/>
    </w:p>
    <w:p w14:paraId="21C455A9" w14:textId="77777777" w:rsidR="00665BF9" w:rsidRDefault="00665BF9" w:rsidP="00A103F7">
      <w:pPr>
        <w:pStyle w:val="Paragrafo"/>
      </w:pPr>
    </w:p>
    <w:p w14:paraId="72C58513" w14:textId="77777777" w:rsidR="00D63EBD" w:rsidRPr="00FE2E12" w:rsidRDefault="00D63EBD" w:rsidP="00A103F7">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Pr="00FE2E12">
        <w:t xml:space="preserve"> </w:t>
      </w:r>
      <w:r w:rsidRPr="00FE2E12">
        <w:fldChar w:fldCharType="begin" w:fldLock="1"/>
      </w:r>
      <w:r>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2018a)","plainTextFormattedCitation":"(DIGITALOCEAN, 2018a)","previouslyFormattedCitation":"(DIGITALOCEAN, 2018)"},"properties":{"noteIndex":0},"schema":"https://github.com/citation-style-language/schema/raw/master/csl-citation.json"}</w:instrText>
      </w:r>
      <w:r w:rsidRPr="00FE2E12">
        <w:fldChar w:fldCharType="separate"/>
      </w:r>
      <w:r w:rsidRPr="00421859">
        <w:rPr>
          <w:noProof/>
        </w:rPr>
        <w:t>(DIGITALOCEAN, 2018a)</w:t>
      </w:r>
      <w:r w:rsidRPr="00FE2E12">
        <w:fldChar w:fldCharType="end"/>
      </w:r>
      <w:r w:rsidRPr="00FE2E12">
        <w:t>.</w:t>
      </w:r>
    </w:p>
    <w:p w14:paraId="1E8F2649" w14:textId="77777777" w:rsidR="00D63EBD" w:rsidRDefault="00D63EBD" w:rsidP="00A103F7">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4BC8613" w14:textId="77777777" w:rsidR="00D63EBD" w:rsidRDefault="00D63EBD" w:rsidP="00A103F7">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Pr="00FE2E12">
        <w:t xml:space="preserve"> </w:t>
      </w:r>
      <w:r>
        <w:fldChar w:fldCharType="begin"/>
      </w:r>
      <w:r>
        <w:instrText xml:space="preserve"> REF _Ref529479347 \h </w:instrText>
      </w:r>
      <w:r>
        <w:fldChar w:fldCharType="separate"/>
      </w:r>
      <w:r w:rsidR="0074106E">
        <w:t xml:space="preserve">Figura </w:t>
      </w:r>
      <w:r w:rsidR="0074106E">
        <w:rPr>
          <w:noProof/>
        </w:rPr>
        <w:t>6</w:t>
      </w:r>
      <w:r>
        <w:fldChar w:fldCharType="end"/>
      </w:r>
      <w:r w:rsidRPr="00FE2E12">
        <w:t xml:space="preserve">, </w:t>
      </w:r>
      <w:r>
        <w:t xml:space="preserve">onde é possível monitorar o uso de atributos do Droplet, assim como realizar algumas </w:t>
      </w:r>
      <w:r>
        <w:lastRenderedPageBreak/>
        <w:t>configurações como alteração do tamanho da memória, de CPUs, desligar o VPS ou até mesmo mudar o sistema operacional utilizado.</w:t>
      </w:r>
    </w:p>
    <w:p w14:paraId="13E7AE6C" w14:textId="24D0E36B" w:rsidR="007E216F" w:rsidRDefault="00A15C66" w:rsidP="00A103F7">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3A1B2AD8" w14:textId="77777777" w:rsidR="007E216F" w:rsidRPr="00FE2E12" w:rsidRDefault="007E216F" w:rsidP="00A103F7">
      <w:pPr>
        <w:pStyle w:val="Paragrafo"/>
      </w:pPr>
    </w:p>
    <w:p w14:paraId="17EB2BF0" w14:textId="77777777" w:rsidR="00D63EBD" w:rsidRDefault="00D63EBD" w:rsidP="00A311DD">
      <w:pPr>
        <w:pStyle w:val="Legenda"/>
        <w:rPr>
          <w:noProof/>
        </w:rPr>
      </w:pPr>
      <w:bookmarkStart w:id="35" w:name="_Ref529479347"/>
      <w:bookmarkStart w:id="36" w:name="_Toc530680361"/>
      <w:bookmarkStart w:id="37" w:name="_Toc531809186"/>
      <w:r>
        <w:t xml:space="preserve">Figura </w:t>
      </w:r>
      <w:fldSimple w:instr=" SEQ Figura \* ARABIC ">
        <w:r w:rsidR="00927642">
          <w:rPr>
            <w:noProof/>
          </w:rPr>
          <w:t>6</w:t>
        </w:r>
      </w:fldSimple>
      <w:bookmarkEnd w:id="35"/>
      <w:r>
        <w:rPr>
          <w:noProof/>
        </w:rPr>
        <w:t xml:space="preserve"> - Painel de controle de um Droplet na plataforma do DigitalOcean.</w:t>
      </w:r>
      <w:bookmarkEnd w:id="36"/>
      <w:bookmarkEnd w:id="37"/>
    </w:p>
    <w:p w14:paraId="11FECE6F" w14:textId="77777777" w:rsidR="007E216F" w:rsidRPr="007E216F" w:rsidRDefault="007E216F" w:rsidP="007E216F">
      <w:pPr>
        <w:spacing w:line="240" w:lineRule="auto"/>
      </w:pPr>
    </w:p>
    <w:p w14:paraId="340163BD" w14:textId="77777777" w:rsidR="00D63EBD" w:rsidRDefault="00D63EBD" w:rsidP="00D63EBD">
      <w:pPr>
        <w:keepNext/>
        <w:spacing w:line="240" w:lineRule="auto"/>
        <w:jc w:val="center"/>
        <w:rPr>
          <w:rFonts w:cs="Arial"/>
        </w:rPr>
      </w:pPr>
      <w:r w:rsidRPr="00FE2E12">
        <w:rPr>
          <w:rFonts w:cs="Arial"/>
          <w:noProof/>
          <w:lang w:eastAsia="pt-BR"/>
        </w:rPr>
        <w:drawing>
          <wp:inline distT="0" distB="0" distL="0" distR="0" wp14:anchorId="16E99CE6" wp14:editId="06C7E668">
            <wp:extent cx="5324400" cy="2519680"/>
            <wp:effectExtent l="0" t="0" r="10160" b="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623" t="3064" r="3593" b="14790"/>
                    <a:stretch/>
                  </pic:blipFill>
                  <pic:spPr bwMode="auto">
                    <a:xfrm>
                      <a:off x="0" y="0"/>
                      <a:ext cx="5326145" cy="2520506"/>
                    </a:xfrm>
                    <a:prstGeom prst="rect">
                      <a:avLst/>
                    </a:prstGeom>
                    <a:noFill/>
                    <a:ln>
                      <a:noFill/>
                    </a:ln>
                    <a:extLst>
                      <a:ext uri="{53640926-AAD7-44D8-BBD7-CCE9431645EC}">
                        <a14:shadowObscured xmlns:a14="http://schemas.microsoft.com/office/drawing/2010/main"/>
                      </a:ext>
                    </a:extLst>
                  </pic:spPr>
                </pic:pic>
              </a:graphicData>
            </a:graphic>
          </wp:inline>
        </w:drawing>
      </w:r>
    </w:p>
    <w:p w14:paraId="58DA1BEA" w14:textId="77777777" w:rsidR="00A311DD" w:rsidRDefault="00A311DD" w:rsidP="00D63EBD">
      <w:pPr>
        <w:keepNext/>
        <w:spacing w:line="240" w:lineRule="auto"/>
        <w:jc w:val="center"/>
        <w:rPr>
          <w:rFonts w:cs="Arial"/>
        </w:rPr>
      </w:pPr>
    </w:p>
    <w:p w14:paraId="345C236D" w14:textId="4B1569D4" w:rsidR="00D63EBD" w:rsidRPr="00C3491F" w:rsidRDefault="00D63EBD" w:rsidP="00D63EBD">
      <w:pPr>
        <w:keepNext/>
        <w:spacing w:line="240" w:lineRule="auto"/>
        <w:jc w:val="center"/>
        <w:rPr>
          <w:rFonts w:cs="Arial"/>
          <w:sz w:val="20"/>
          <w:szCs w:val="20"/>
        </w:rPr>
      </w:pPr>
      <w:r>
        <w:rPr>
          <w:rFonts w:cs="Arial"/>
          <w:sz w:val="20"/>
          <w:szCs w:val="20"/>
        </w:rPr>
        <w:t xml:space="preserve">Fonte: Plataforma do </w:t>
      </w:r>
      <w:r w:rsidR="005F454A">
        <w:rPr>
          <w:rFonts w:cs="Arial"/>
          <w:sz w:val="20"/>
          <w:szCs w:val="20"/>
        </w:rPr>
        <w:t>DigitalOcean</w:t>
      </w:r>
      <w:r w:rsidR="005F454A">
        <w:rPr>
          <w:rStyle w:val="Refdenotaderodap"/>
          <w:rFonts w:cs="Arial"/>
          <w:sz w:val="20"/>
          <w:szCs w:val="20"/>
        </w:rPr>
        <w:footnoteReference w:id="6"/>
      </w:r>
      <w:r w:rsidR="005F454A">
        <w:rPr>
          <w:rFonts w:cs="Arial"/>
          <w:sz w:val="20"/>
          <w:szCs w:val="20"/>
        </w:rPr>
        <w:t>.</w:t>
      </w:r>
    </w:p>
    <w:p w14:paraId="02A6CFB1" w14:textId="77777777" w:rsidR="00665BF9" w:rsidRPr="00665BF9" w:rsidRDefault="00665BF9" w:rsidP="00A103F7">
      <w:pPr>
        <w:pStyle w:val="Paragrafo"/>
      </w:pPr>
    </w:p>
    <w:p w14:paraId="07ADE3E4" w14:textId="72511C37" w:rsidR="002708E4" w:rsidRDefault="00743469" w:rsidP="002708E4">
      <w:pPr>
        <w:pStyle w:val="Ttulo3"/>
      </w:pPr>
      <w:bookmarkStart w:id="38" w:name="_Toc531809258"/>
      <w:r>
        <w:t>Heroku Dyno</w:t>
      </w:r>
      <w:bookmarkEnd w:id="38"/>
    </w:p>
    <w:p w14:paraId="350C6484" w14:textId="77777777" w:rsidR="002708E4" w:rsidRDefault="002708E4" w:rsidP="00A103F7">
      <w:pPr>
        <w:pStyle w:val="Paragrafo"/>
      </w:pPr>
    </w:p>
    <w:p w14:paraId="59F25024" w14:textId="77777777" w:rsidR="002708E4" w:rsidRDefault="002708E4" w:rsidP="00A103F7">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Pr="00FE2E12">
        <w:t xml:space="preserve">. </w:t>
      </w:r>
      <w:r>
        <w:rPr>
          <w:rFonts w:cs="Arial"/>
          <w:color w:val="000000"/>
        </w:rPr>
        <w:t xml:space="preserve">O Heroku oferece um tipo de VPS, o Dyno. Ele é mais limitado que um DigitalOcean Droplet, entretanto com o Dyno não é necessário desenvolver toda a estruturação de um servidor </w:t>
      </w:r>
      <w:r>
        <w:rPr>
          <w:rFonts w:cs="Arial"/>
          <w:i/>
          <w:iCs/>
          <w:color w:val="000000"/>
        </w:rPr>
        <w:t>web</w:t>
      </w:r>
      <w:r>
        <w:rPr>
          <w:rFonts w:cs="Arial"/>
          <w:color w:val="000000"/>
        </w:rPr>
        <w:t>, somente a integração da aplicação nele.</w:t>
      </w:r>
    </w:p>
    <w:p w14:paraId="3FF94FF7" w14:textId="77777777" w:rsidR="002708E4" w:rsidRDefault="002708E4" w:rsidP="00A103F7">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w:t>
      </w:r>
      <w:r>
        <w:lastRenderedPageBreak/>
        <w:t xml:space="preserve">necessário executar nele uma aplicação </w:t>
      </w:r>
      <w:r>
        <w:rPr>
          <w:i/>
          <w:iCs/>
        </w:rPr>
        <w:t>web</w:t>
      </w:r>
      <w:r>
        <w:t xml:space="preserve"> que receba requisições em uma porta especifica, esta porta é alterada sempre que ocorre alguma modificação na aplicação que esta sendo executada, ou sempre que o Dyno é reiniciado, o número da porta fica disponível no próprio servidor armazenado em uma variável de ambiente de nome “PORT”.</w:t>
      </w:r>
    </w:p>
    <w:p w14:paraId="5A7D9D3B" w14:textId="77777777" w:rsidR="002708E4" w:rsidRDefault="002708E4" w:rsidP="00A103F7">
      <w:pPr>
        <w:pStyle w:val="Paragrafo"/>
      </w:pPr>
      <w:r>
        <w:t xml:space="preserve">Todas as configurações do VPS podem ser acessadas através do painel de controle oferecido pelo Heroku, </w:t>
      </w:r>
      <w:r>
        <w:fldChar w:fldCharType="begin"/>
      </w:r>
      <w:r>
        <w:instrText xml:space="preserve"> REF _Ref529479369 \h </w:instrText>
      </w:r>
      <w:r>
        <w:fldChar w:fldCharType="separate"/>
      </w:r>
      <w:r w:rsidR="0074106E">
        <w:t xml:space="preserve">Figura </w:t>
      </w:r>
      <w:r w:rsidR="0074106E">
        <w:rPr>
          <w:noProof/>
        </w:rPr>
        <w:t>7</w:t>
      </w:r>
      <w:r>
        <w:fldChar w:fldCharType="end"/>
      </w:r>
      <w:r w:rsidRPr="00FE2E12">
        <w:t xml:space="preserve">. </w:t>
      </w:r>
      <w:r>
        <w:t xml:space="preserve">A partir deste painel é possível adicionar configurações de linguagens de programação que serão utilizadas no Dyno, adicionar novas variáveis de ambiente, monitorar </w:t>
      </w:r>
      <w:r>
        <w:rPr>
          <w:i/>
          <w:iCs/>
        </w:rPr>
        <w:t>logs</w:t>
      </w:r>
      <w:r>
        <w:t xml:space="preserve"> e atividade do servidor, entre outras opções.</w:t>
      </w:r>
    </w:p>
    <w:p w14:paraId="2005CCDB" w14:textId="77777777" w:rsidR="002708E4" w:rsidRPr="00FE2E12" w:rsidRDefault="002708E4" w:rsidP="00A103F7">
      <w:pPr>
        <w:pStyle w:val="Paragrafo"/>
      </w:pPr>
    </w:p>
    <w:p w14:paraId="1990C108" w14:textId="77777777" w:rsidR="002708E4" w:rsidRDefault="002708E4" w:rsidP="00A311DD">
      <w:pPr>
        <w:pStyle w:val="Legenda"/>
      </w:pPr>
      <w:bookmarkStart w:id="39" w:name="_Ref529479369"/>
      <w:bookmarkStart w:id="40" w:name="_Toc530680362"/>
      <w:bookmarkStart w:id="41" w:name="_Toc531809187"/>
      <w:r>
        <w:t xml:space="preserve">Figura </w:t>
      </w:r>
      <w:fldSimple w:instr=" SEQ Figura \* ARABIC ">
        <w:r w:rsidR="00927642">
          <w:rPr>
            <w:noProof/>
          </w:rPr>
          <w:t>7</w:t>
        </w:r>
      </w:fldSimple>
      <w:bookmarkEnd w:id="39"/>
      <w:r>
        <w:t xml:space="preserve"> - Painel de controle de um Dyno na plataforma do Heroku.</w:t>
      </w:r>
      <w:bookmarkEnd w:id="40"/>
      <w:bookmarkEnd w:id="41"/>
    </w:p>
    <w:p w14:paraId="1AF68203" w14:textId="77777777" w:rsidR="00411D0C" w:rsidRPr="00411D0C" w:rsidRDefault="00411D0C" w:rsidP="00411D0C">
      <w:pPr>
        <w:spacing w:line="240" w:lineRule="auto"/>
      </w:pPr>
    </w:p>
    <w:p w14:paraId="614A10B8" w14:textId="77777777" w:rsidR="002708E4" w:rsidRDefault="002708E4" w:rsidP="002708E4">
      <w:pPr>
        <w:keepNext/>
        <w:spacing w:line="240" w:lineRule="auto"/>
        <w:jc w:val="center"/>
        <w:rPr>
          <w:rFonts w:cs="Arial"/>
        </w:rPr>
      </w:pPr>
      <w:r w:rsidRPr="00FE2E12">
        <w:rPr>
          <w:rFonts w:cs="Arial"/>
          <w:noProof/>
          <w:lang w:eastAsia="pt-BR"/>
        </w:rPr>
        <w:drawing>
          <wp:inline distT="0" distB="0" distL="0" distR="0" wp14:anchorId="3D5CDDD7" wp14:editId="11DF5191">
            <wp:extent cx="5320665" cy="2628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53" t="4280" r="3755" b="10138"/>
                    <a:stretch/>
                  </pic:blipFill>
                  <pic:spPr bwMode="auto">
                    <a:xfrm>
                      <a:off x="0" y="0"/>
                      <a:ext cx="5324265" cy="2629778"/>
                    </a:xfrm>
                    <a:prstGeom prst="rect">
                      <a:avLst/>
                    </a:prstGeom>
                    <a:ln>
                      <a:noFill/>
                    </a:ln>
                    <a:extLst>
                      <a:ext uri="{53640926-AAD7-44D8-BBD7-CCE9431645EC}">
                        <a14:shadowObscured xmlns:a14="http://schemas.microsoft.com/office/drawing/2010/main"/>
                      </a:ext>
                    </a:extLst>
                  </pic:spPr>
                </pic:pic>
              </a:graphicData>
            </a:graphic>
          </wp:inline>
        </w:drawing>
      </w:r>
    </w:p>
    <w:p w14:paraId="7DE6782A" w14:textId="77777777" w:rsidR="00411D0C" w:rsidRDefault="00411D0C" w:rsidP="002708E4">
      <w:pPr>
        <w:keepNext/>
        <w:spacing w:line="240" w:lineRule="auto"/>
        <w:jc w:val="center"/>
        <w:rPr>
          <w:rFonts w:cs="Arial"/>
        </w:rPr>
      </w:pPr>
    </w:p>
    <w:p w14:paraId="71704140" w14:textId="1842296A" w:rsidR="002708E4" w:rsidRPr="003E1919" w:rsidRDefault="002708E4" w:rsidP="002708E4">
      <w:pPr>
        <w:keepNext/>
        <w:spacing w:line="240" w:lineRule="auto"/>
        <w:jc w:val="center"/>
        <w:rPr>
          <w:rFonts w:cs="Arial"/>
          <w:sz w:val="20"/>
          <w:szCs w:val="20"/>
        </w:rPr>
      </w:pPr>
      <w:r>
        <w:rPr>
          <w:rFonts w:cs="Arial"/>
          <w:sz w:val="20"/>
          <w:szCs w:val="20"/>
        </w:rPr>
        <w:t xml:space="preserve">Fonte: Plataforma do </w:t>
      </w:r>
      <w:r w:rsidR="00B3583E">
        <w:rPr>
          <w:rFonts w:cs="Arial"/>
          <w:sz w:val="20"/>
          <w:szCs w:val="20"/>
        </w:rPr>
        <w:t>Heroku</w:t>
      </w:r>
      <w:r w:rsidR="00B3583E">
        <w:rPr>
          <w:rStyle w:val="Refdenotaderodap"/>
          <w:rFonts w:cs="Arial"/>
          <w:sz w:val="20"/>
          <w:szCs w:val="20"/>
        </w:rPr>
        <w:footnoteReference w:id="7"/>
      </w:r>
      <w:r w:rsidR="00B3583E">
        <w:rPr>
          <w:rFonts w:cs="Arial"/>
          <w:sz w:val="20"/>
          <w:szCs w:val="20"/>
        </w:rPr>
        <w:t>.</w:t>
      </w:r>
    </w:p>
    <w:p w14:paraId="7A842F5B" w14:textId="77777777" w:rsidR="002708E4" w:rsidRPr="00FE2E12" w:rsidRDefault="002708E4" w:rsidP="002708E4">
      <w:pPr>
        <w:keepNext/>
        <w:jc w:val="center"/>
        <w:rPr>
          <w:rFonts w:cs="Arial"/>
        </w:rPr>
      </w:pPr>
    </w:p>
    <w:p w14:paraId="3C19A0AF" w14:textId="77777777" w:rsidR="002708E4" w:rsidRDefault="002708E4" w:rsidP="00A103F7">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CB45E32" w14:textId="5B227758" w:rsidR="002708E4" w:rsidRDefault="002708E4" w:rsidP="00A103F7">
      <w:pPr>
        <w:pStyle w:val="Paragrafo"/>
      </w:pPr>
      <w:r>
        <w:lastRenderedPageBreak/>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1E8E7384" w14:textId="77777777" w:rsidR="002708E4" w:rsidRPr="002708E4" w:rsidRDefault="002708E4" w:rsidP="00A103F7">
      <w:pPr>
        <w:pStyle w:val="Paragrafo"/>
      </w:pPr>
    </w:p>
    <w:p w14:paraId="42E2BDE7" w14:textId="798B3482" w:rsidR="00743469" w:rsidRDefault="00743469" w:rsidP="00743469">
      <w:pPr>
        <w:pStyle w:val="Ttulo3"/>
      </w:pPr>
      <w:bookmarkStart w:id="42" w:name="_Toc531809259"/>
      <w:r>
        <w:t>Selenium WebDriver</w:t>
      </w:r>
      <w:bookmarkEnd w:id="42"/>
    </w:p>
    <w:p w14:paraId="05D400B5" w14:textId="77777777" w:rsidR="00825967" w:rsidRDefault="00825967" w:rsidP="00A103F7">
      <w:pPr>
        <w:pStyle w:val="Paragrafo"/>
      </w:pPr>
    </w:p>
    <w:p w14:paraId="78D4D5CB" w14:textId="77777777" w:rsidR="00825967" w:rsidRDefault="00825967" w:rsidP="00A103F7">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t>bots</w:t>
      </w:r>
      <w:r>
        <w:t xml:space="preserve"> extratores de informações, visto que é uma ferramenta que utiliza a técnica de </w:t>
      </w:r>
      <w:r>
        <w:rPr>
          <w:i/>
          <w:iCs/>
        </w:rPr>
        <w:t>web scraping</w:t>
      </w:r>
      <w:r>
        <w:t>. A documentação desta ferramenta está disponível online, o Selenium WebDriver possui bibliotecas para as linguagens de programação: Java, C#, Python, Ruby, PHP, Perl e JavaScript.</w:t>
      </w:r>
    </w:p>
    <w:p w14:paraId="181AC203" w14:textId="77777777" w:rsidR="00825967" w:rsidRPr="00FE2E12" w:rsidRDefault="00825967" w:rsidP="00A103F7">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Pr="00FE2E12">
        <w:rPr>
          <w:i/>
        </w:rPr>
        <w:t xml:space="preserve"> </w:t>
      </w:r>
      <w:r w:rsidRPr="00FE2E12">
        <w:rPr>
          <w:i/>
        </w:rPr>
        <w:fldChar w:fldCharType="begin" w:fldLock="1"/>
      </w:r>
      <w:r>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Pr="00FE2E12">
        <w:rPr>
          <w:i/>
        </w:rPr>
        <w:fldChar w:fldCharType="separate"/>
      </w:r>
      <w:r w:rsidRPr="00FE2E12">
        <w:rPr>
          <w:noProof/>
        </w:rPr>
        <w:t>(HOLMES; KELLOGG, 2006)</w:t>
      </w:r>
      <w:r w:rsidRPr="00FE2E12">
        <w:rPr>
          <w:i/>
        </w:rPr>
        <w:fldChar w:fldCharType="end"/>
      </w:r>
      <w:r w:rsidRPr="00FE2E12">
        <w:rPr>
          <w:i/>
        </w:rPr>
        <w:t>.</w:t>
      </w:r>
    </w:p>
    <w:p w14:paraId="5591AAE8" w14:textId="77777777" w:rsidR="00825967" w:rsidRDefault="00825967" w:rsidP="00A103F7">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312BCFEF" w14:textId="1BDAC0A3" w:rsidR="00825967" w:rsidRPr="00825967" w:rsidRDefault="00825967" w:rsidP="00A103F7">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3FFA9B0C" w14:textId="77777777" w:rsidR="001242ED" w:rsidRPr="001242ED" w:rsidRDefault="001242ED" w:rsidP="00A103F7">
      <w:pPr>
        <w:pStyle w:val="Paragrafo"/>
      </w:pPr>
    </w:p>
    <w:p w14:paraId="0B007845" w14:textId="439D16E7" w:rsidR="00E45DFF" w:rsidRDefault="00E45DFF" w:rsidP="00E45DFF">
      <w:pPr>
        <w:pStyle w:val="Ttulo3"/>
      </w:pPr>
      <w:bookmarkStart w:id="43" w:name="_Toc531809260"/>
      <w:r>
        <w:lastRenderedPageBreak/>
        <w:t>Linguagens de Programação</w:t>
      </w:r>
      <w:bookmarkEnd w:id="43"/>
    </w:p>
    <w:p w14:paraId="644FCC7F" w14:textId="77777777" w:rsidR="00E45DFF" w:rsidRDefault="00E45DFF" w:rsidP="00A103F7">
      <w:pPr>
        <w:pStyle w:val="Paragrafo"/>
      </w:pPr>
    </w:p>
    <w:p w14:paraId="04499207" w14:textId="12A1E83F" w:rsidR="00B67FCC" w:rsidRDefault="00B67FCC" w:rsidP="00A103F7">
      <w:pPr>
        <w:pStyle w:val="Paragrafo"/>
      </w:pPr>
      <w:r>
        <w:t>Para</w:t>
      </w:r>
      <w:r w:rsidR="00202F24">
        <w:t xml:space="preserve"> a criação</w:t>
      </w:r>
      <w:r>
        <w:t xml:space="preserve"> de alguns componentes deste projeto, foram utilizadas as linguagens de programação JavaScript e Python.</w:t>
      </w:r>
    </w:p>
    <w:p w14:paraId="08035E69" w14:textId="77777777" w:rsidR="00B67FCC" w:rsidRPr="00E45DFF" w:rsidRDefault="00B67FCC" w:rsidP="00A103F7">
      <w:pPr>
        <w:pStyle w:val="Paragrafo"/>
      </w:pPr>
    </w:p>
    <w:p w14:paraId="39F33DF8" w14:textId="02DCABAD" w:rsidR="00E45DFF" w:rsidRDefault="00E45DFF" w:rsidP="00E45DFF">
      <w:pPr>
        <w:pStyle w:val="Ttulo4"/>
      </w:pPr>
      <w:bookmarkStart w:id="44" w:name="_Toc531809261"/>
      <w:r>
        <w:t>JavaScript</w:t>
      </w:r>
      <w:bookmarkEnd w:id="44"/>
    </w:p>
    <w:p w14:paraId="3643DA6C" w14:textId="77777777" w:rsidR="00E45DFF" w:rsidRDefault="00E45DFF" w:rsidP="00A103F7">
      <w:pPr>
        <w:pStyle w:val="Paragrafo"/>
      </w:pPr>
    </w:p>
    <w:p w14:paraId="1CA01FC9" w14:textId="77777777" w:rsidR="00E45DFF" w:rsidRPr="00753373" w:rsidRDefault="00E45DFF" w:rsidP="00A103F7">
      <w:pPr>
        <w:pStyle w:val="Paragrafo"/>
        <w:rPr>
          <w:b/>
        </w:rPr>
      </w:pPr>
      <w:r w:rsidRPr="00753373">
        <w:t xml:space="preserve">JavaScript é uma linguagem de programação de alto nível, dinâmica, não tipificada, interpretada, que fornece os todos os recursos necessários para ser orientada a objeto e funcional </w:t>
      </w:r>
      <w:r w:rsidRPr="00753373">
        <w:fldChar w:fldCharType="begin" w:fldLock="1"/>
      </w:r>
      <w:r w:rsidRPr="00753373">
        <w:instrText>ADDIN CSL_CITATION {"citationItems":[{"id":"ITEM-1","itemData":{"DOI":"10.1007/s13398-014-0173-7.2","ISBN":"9780596805524","ISSN":"0596101996 9780596101992","PMID":"18998846","abstract":"JavaScript is a powerful, object-based scripting language; JavaScript programs can be embedded directly in HTML web pages. When combined with the Document Object Model (DOM) defined by a web browser, JavaScript allows you to create Dynamic HTML content and interactive client-side web applications. JavaScript syntax is based on the popular programming languages C, C++, and Java, which makes it familiar and easy to learn for experienced programmers. At the same time, JavaScript is an interpreted scripting language, providing a flexible, forgiving programming environment in which new programmers can learn. \"JavaScript: The Definitive Guide\" provides a thorough description of the core JavaScript language and both the legacy and standard DOMs implemented in web browsers. The book includes sophisticated examples that show you how to handle common tasks, like validating form data, working with cookies, and creating portable DHTML animations. The book also contains detailed reference sections that cover the core JavaScript API, the legacy client-side API, and the W3C standard DOM API, documenting every JavaScript object, method, property, constructor, constant, function, and event handler in those APIs. This fourth edition of the bestselling JavaScript book has been carefully updated to cover JavaScript 1.5 (ECMAScript version 3). The book also provides complete coverage of the W3C DOM standard (Level 1 and Level 2), while retaining material on the legacy Level 0 DOM for backward compatibility. \"JavaScript: The Definitive Guide\" is a complete programmer's guide and reference manual for JavaScript. It is particularly useful for developers working with the latest standards-compliant web browsers, like Internet Explorer 6, Netscape 6, and Mozilla. HTML authors can learn how to use JavaScript to build dynamic web pages. Experienced programmers can quickly find the information they need to start writing sophisticated JavaScript programs. This book is an indispensable reference for all JavaScript programmers, regardless of experience level.","author":[{"dropping-particle":"","family":"Flanagan","given":"David","non-dropping-particle":"","parse-names":false,"suffix":""}],"container-title":"Chemistry","id":"ITEM-1","issued":{"date-parts":[["2011"]]},"title":"JavaScript: The Definitive Guide 6th Edition","type":"book"},"uris":["http://www.mendeley.com/documents/?uuid=b58d718f-f072-4967-82ee-b69e69018941"]}],"mendeley":{"formattedCitation":"(FLANAGAN, 2011)","plainTextFormattedCitation":"(FLANAGAN, 2011)","previouslyFormattedCitation":"(FLANAGAN, 2011)"},"properties":{"noteIndex":0},"schema":"https://github.com/citation-style-language/schema/raw/master/csl-citation.json"}</w:instrText>
      </w:r>
      <w:r w:rsidRPr="00753373">
        <w:fldChar w:fldCharType="separate"/>
      </w:r>
      <w:r w:rsidRPr="00753373">
        <w:rPr>
          <w:noProof/>
        </w:rPr>
        <w:t>(FLANAGAN, 2011)</w:t>
      </w:r>
      <w:r w:rsidRPr="00753373">
        <w:fldChar w:fldCharType="end"/>
      </w:r>
      <w:r w:rsidRPr="00753373">
        <w:t xml:space="preserve">. Originalmente ela foi criada como parte dos navegadores </w:t>
      </w:r>
      <w:r w:rsidRPr="00753373">
        <w:rPr>
          <w:i/>
        </w:rPr>
        <w:t>web</w:t>
      </w:r>
      <w:r w:rsidRPr="00753373">
        <w:t xml:space="preserve"> para execução de instruções </w:t>
      </w:r>
      <w:r w:rsidRPr="00753373">
        <w:rPr>
          <w:i/>
        </w:rPr>
        <w:t xml:space="preserve">client-side, </w:t>
      </w:r>
      <w:r w:rsidRPr="00753373">
        <w:t>utilizando o interpretador de JavaScript do Google conhecido como V8.</w:t>
      </w:r>
    </w:p>
    <w:p w14:paraId="45F01B0A" w14:textId="77777777" w:rsidR="00E45DFF" w:rsidRDefault="00E45DFF" w:rsidP="00A103F7">
      <w:pPr>
        <w:pStyle w:val="Paragrafo"/>
      </w:pPr>
      <w:r>
        <w:t xml:space="preserve">Entretanto com o objetivo de tornar JavaScript uma linguagem que possa ser executada </w:t>
      </w:r>
      <w:r>
        <w:rPr>
          <w:i/>
        </w:rPr>
        <w:t>server-side</w:t>
      </w:r>
      <w:r>
        <w:t xml:space="preserve"> foi criado o Node.JS,</w:t>
      </w:r>
      <w:r w:rsidRPr="00753373">
        <w:t xml:space="preserve"> um interpretador </w:t>
      </w:r>
      <w:r w:rsidRPr="00753373">
        <w:rPr>
          <w:i/>
        </w:rPr>
        <w:t>server-side</w:t>
      </w:r>
      <w:r w:rsidRPr="00753373">
        <w:t xml:space="preserve"> de JavaScript</w:t>
      </w:r>
      <w:r>
        <w:t>,</w:t>
      </w:r>
      <w:r w:rsidRPr="00753373">
        <w:t xml:space="preserve"> baseado na implementação do V8</w:t>
      </w:r>
      <w:r>
        <w:t xml:space="preserve">, </w:t>
      </w:r>
      <w:r w:rsidRPr="00753373">
        <w:t>com ênfase em fornecer um bom desempenho e baixo consumo de memória</w:t>
      </w:r>
      <w:r w:rsidRPr="00753373">
        <w:fldChar w:fldCharType="begin" w:fldLock="1"/>
      </w:r>
      <w:r w:rsidRPr="00753373">
        <w:instrText>ADDIN CSL_CITATION {"citationItems":[{"id":"ITEM-1","itemData":{"DOI":"10.1109/MIC.2010.145","ISBN":"1089-7801","ISSN":"10897801","abstract":"One of the more interesting developments recently gaining popularity in the server-side JavaScript space is Node.js. It's a framework for developing high-performance, concurrent programs that don't rely on the mainstream multithreading approach but use asynchronous I/O with an event-driven programming model.","author":[{"dropping-particle":"","family":"Tilkov","given":"Stefan","non-dropping-particle":"","parse-names":false,"suffix":""},{"dropping-particle":"","family":"Vinoski","given":"Steve","non-dropping-particle":"","parse-names":false,"suffix":""}],"container-title":"IEEE Internet Computing","id":"ITEM-1","issued":{"date-parts":[["2010"]]},"title":"Node.js: Using JavaScript to build high-performance network programs","type":"article-journal"},"uris":["http://www.mendeley.com/documents/?uuid=5c5f721a-f6e2-4e86-b14e-c46a60551090"]}],"mendeley":{"formattedCitation":"(TILKOV; VINOSKI, 2010)","plainTextFormattedCitation":"(TILKOV; VINOSKI, 2010)","previouslyFormattedCitation":"(TILKOV; VINOSKI, 2010)"},"properties":{"noteIndex":0},"schema":"https://github.com/citation-style-language/schema/raw/master/csl-citation.json"}</w:instrText>
      </w:r>
      <w:r w:rsidRPr="00753373">
        <w:fldChar w:fldCharType="separate"/>
      </w:r>
      <w:r w:rsidRPr="00753373">
        <w:rPr>
          <w:noProof/>
        </w:rPr>
        <w:t>(TILKOV; VINOSKI, 2010)</w:t>
      </w:r>
      <w:r w:rsidRPr="00753373">
        <w:fldChar w:fldCharType="end"/>
      </w:r>
      <w:r>
        <w:t>.</w:t>
      </w:r>
    </w:p>
    <w:p w14:paraId="274A313E" w14:textId="77777777" w:rsidR="00E45DFF" w:rsidRDefault="00E45DFF" w:rsidP="00A103F7">
      <w:pPr>
        <w:pStyle w:val="Paragrafo"/>
      </w:pPr>
      <w:r>
        <w:t xml:space="preserve">Com o Node.JS é possível criar aplicações </w:t>
      </w:r>
      <w:r>
        <w:rPr>
          <w:i/>
        </w:rPr>
        <w:t>web</w:t>
      </w:r>
      <w:r>
        <w:t xml:space="preserve"> ou desktop inteiramente em JavaScript, sem a necessidade de uma outra linguagem </w:t>
      </w:r>
      <w:r>
        <w:rPr>
          <w:i/>
        </w:rPr>
        <w:t>server-side</w:t>
      </w:r>
      <w:r>
        <w:t>.</w:t>
      </w:r>
    </w:p>
    <w:p w14:paraId="7190340D" w14:textId="1C3958B3" w:rsidR="00984201" w:rsidRPr="00AF5481" w:rsidRDefault="00984201" w:rsidP="00A103F7">
      <w:pPr>
        <w:pStyle w:val="Paragrafo"/>
      </w:pPr>
      <w:r>
        <w:t>JavaScript foi escolhido para este projeto devido a</w:t>
      </w:r>
      <w:r w:rsidR="008A3131">
        <w:t xml:space="preserve"> possibilidade </w:t>
      </w:r>
      <w:r w:rsidR="00E02133">
        <w:t>de</w:t>
      </w:r>
      <w:r w:rsidR="008A3131">
        <w:t xml:space="preserve"> uso</w:t>
      </w:r>
      <w:r>
        <w:t xml:space="preserve"> </w:t>
      </w:r>
      <w:r w:rsidR="008A3131">
        <w:t xml:space="preserve">dos </w:t>
      </w:r>
      <w:r w:rsidR="008A3131">
        <w:rPr>
          <w:i/>
        </w:rPr>
        <w:t>frameworks</w:t>
      </w:r>
      <w:r w:rsidR="008A3131">
        <w:t xml:space="preserve"> TGFancy e </w:t>
      </w:r>
      <w:r w:rsidR="00185F6C">
        <w:t>BootBot</w:t>
      </w:r>
      <w:r>
        <w:t xml:space="preserve"> disponíveis para a linguagem,</w:t>
      </w:r>
      <w:r w:rsidR="00980420">
        <w:t xml:space="preserve"> o seu</w:t>
      </w:r>
      <w:r w:rsidR="00CD1961">
        <w:t xml:space="preserve"> alto desempenho</w:t>
      </w:r>
      <w:r w:rsidR="00777D40">
        <w:t xml:space="preserve"> e </w:t>
      </w:r>
      <w:r>
        <w:t xml:space="preserve">a abstração de instruções mais complexas, </w:t>
      </w:r>
      <w:r w:rsidR="00D50035">
        <w:t xml:space="preserve">visto </w:t>
      </w:r>
      <w:r>
        <w:t>que esta é uma linguagem de alto nível.</w:t>
      </w:r>
    </w:p>
    <w:p w14:paraId="641F377A" w14:textId="77777777" w:rsidR="00E45DFF" w:rsidRPr="00E45DFF" w:rsidRDefault="00E45DFF" w:rsidP="00A103F7">
      <w:pPr>
        <w:pStyle w:val="Paragrafo"/>
      </w:pPr>
    </w:p>
    <w:p w14:paraId="7C848484" w14:textId="66B2B8BA" w:rsidR="00E45DFF" w:rsidRDefault="00E45DFF" w:rsidP="00E45DFF">
      <w:pPr>
        <w:pStyle w:val="Ttulo4"/>
      </w:pPr>
      <w:bookmarkStart w:id="45" w:name="_Toc531809262"/>
      <w:r>
        <w:t>Python</w:t>
      </w:r>
      <w:bookmarkEnd w:id="45"/>
    </w:p>
    <w:p w14:paraId="612CDE55" w14:textId="77777777" w:rsidR="00E45DFF" w:rsidRPr="00E45DFF" w:rsidRDefault="00E45DFF" w:rsidP="00A103F7">
      <w:pPr>
        <w:pStyle w:val="Paragrafo"/>
      </w:pPr>
    </w:p>
    <w:p w14:paraId="04B6DD15" w14:textId="589C4184" w:rsidR="00E45DFF" w:rsidRDefault="00E45DFF" w:rsidP="00A103F7">
      <w:pPr>
        <w:pStyle w:val="Paragrafo"/>
      </w:pPr>
      <w:r w:rsidRPr="00753373">
        <w:t>Python é uma poderosa linguagem de programação de fácil entendimento. Ela possui estruturas de dados de alto nível e uma abordagem simples, mas efetiva, de programação orientada a objeto. Python tem uma natureza interpretada, ideal para desenvolvimento de aplicações de maneira rápida e é comumente utilizada na maioria das plataformas</w:t>
      </w:r>
      <w:r w:rsidRPr="00753373">
        <w:fldChar w:fldCharType="begin" w:fldLock="1"/>
      </w:r>
      <w:r w:rsidRPr="00753373">
        <w:instrText>ADDIN CSL_CITATION {"citationItems":[{"id":"ITEM-1","itemData":{"DOI":"10.1016/S0043-1354(00)00471-1","ISBN":"9789577296467","ISSN":"00431354","PMID":"11337836","abstract":"This book will help you to learn the Python programming language, whether you are new to computers or are an experienced programmer.","author":[{"dropping-particle":"","family":"Swaroop","given":"Ch","non-dropping-particle":"","parse-names":false,"suffix":""}],"container-title":"A Byte of Python","id":"ITEM-1","issued":{"date-parts":[["2003"]]},"title":"A Byte of Python","type":"article-journal"},"uris":["http://www.mendeley.com/documents/?uuid=3c6a32af-fcd6-4242-817d-f925ec2f977a"]}],"mendeley":{"formattedCitation":"(SWAROOP, 2003)","plainTextFormattedCitation":"(SWAROOP, 2003)","previouslyFormattedCitation":"(SWAROOP, 2003)"},"properties":{"noteIndex":0},"schema":"https://github.com/citation-style-language/schema/raw/master/csl-citation.json"}</w:instrText>
      </w:r>
      <w:r w:rsidRPr="00753373">
        <w:fldChar w:fldCharType="separate"/>
      </w:r>
      <w:r w:rsidRPr="00753373">
        <w:rPr>
          <w:noProof/>
        </w:rPr>
        <w:t>(SWAROOP, 2003)</w:t>
      </w:r>
      <w:r w:rsidRPr="00753373">
        <w:fldChar w:fldCharType="end"/>
      </w:r>
      <w:r w:rsidRPr="00753373">
        <w:t>.</w:t>
      </w:r>
    </w:p>
    <w:p w14:paraId="3806486D" w14:textId="370C808F" w:rsidR="00816A3F" w:rsidRPr="00BC5B85" w:rsidRDefault="00816A3F" w:rsidP="00A103F7">
      <w:pPr>
        <w:pStyle w:val="Paragrafo"/>
      </w:pPr>
      <w:r>
        <w:t>O Python foi escolhido para este projeto devido a sua compatibilidade com o Selenium WebDriver, além de possuir uma sintaxe fácil e de fácil entendimento.</w:t>
      </w:r>
    </w:p>
    <w:p w14:paraId="2C129881" w14:textId="77777777" w:rsidR="00E45DFF" w:rsidRDefault="00E45DFF" w:rsidP="00A103F7">
      <w:pPr>
        <w:pStyle w:val="Paragrafo"/>
      </w:pPr>
    </w:p>
    <w:p w14:paraId="6BEB6987" w14:textId="3F545B8A" w:rsidR="00733D61" w:rsidRDefault="00733D61" w:rsidP="00733D61">
      <w:pPr>
        <w:pStyle w:val="Ttulo3"/>
      </w:pPr>
      <w:bookmarkStart w:id="46" w:name="_Toc531809263"/>
      <w:r>
        <w:lastRenderedPageBreak/>
        <w:t>Kanban</w:t>
      </w:r>
      <w:bookmarkEnd w:id="46"/>
    </w:p>
    <w:p w14:paraId="36CB9C34" w14:textId="77777777" w:rsidR="009F052C" w:rsidRPr="009F052C" w:rsidRDefault="009F052C" w:rsidP="00A103F7">
      <w:pPr>
        <w:pStyle w:val="Paragrafo"/>
      </w:pPr>
    </w:p>
    <w:p w14:paraId="48A89A4A" w14:textId="77777777" w:rsidR="009F052C" w:rsidRDefault="009F052C" w:rsidP="00A103F7">
      <w:pPr>
        <w:pStyle w:val="Paragrafo"/>
      </w:pPr>
      <w: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0733DAEF" w14:textId="77777777" w:rsidR="009F052C" w:rsidRDefault="009F052C" w:rsidP="00A103F7">
      <w:pPr>
        <w:pStyle w:val="Paragrafo"/>
      </w:pPr>
      <w:r>
        <w:t xml:space="preserve">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 </w:t>
      </w:r>
      <w:r>
        <w:fldChar w:fldCharType="begin" w:fldLock="1"/>
      </w:r>
      <w:r>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fldChar w:fldCharType="separate"/>
      </w:r>
      <w:r w:rsidRPr="003B46F9">
        <w:rPr>
          <w:noProof/>
        </w:rPr>
        <w:t>(7GRAUS, 2015)</w:t>
      </w:r>
      <w:r>
        <w:fldChar w:fldCharType="end"/>
      </w:r>
      <w:r>
        <w:t>.</w:t>
      </w:r>
    </w:p>
    <w:p w14:paraId="6B62B254" w14:textId="77777777" w:rsidR="009F052C" w:rsidRDefault="009F052C" w:rsidP="00A103F7">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413C3F47" w14:textId="182851B3" w:rsidR="00733D61" w:rsidRDefault="009F052C" w:rsidP="00A103F7">
      <w:pPr>
        <w:pStyle w:val="Paragrafo"/>
      </w:pPr>
      <w:r>
        <w:t>Como o Kanban se trata de uma metodologia ágil, não é preciso criar diagramas UML, esses tipos de diagramas geralmente são criados somente quando necessário e de maneira automática.</w:t>
      </w:r>
    </w:p>
    <w:p w14:paraId="72C347DB" w14:textId="77777777" w:rsidR="009F052C" w:rsidRPr="00733D61" w:rsidRDefault="009F052C" w:rsidP="00A103F7">
      <w:pPr>
        <w:pStyle w:val="Paragrafo"/>
      </w:pPr>
    </w:p>
    <w:p w14:paraId="4C6C6FA6" w14:textId="199F2FFB" w:rsidR="00E45DFF" w:rsidRDefault="00E45DFF" w:rsidP="00E45DFF">
      <w:pPr>
        <w:pStyle w:val="Ttulo2"/>
      </w:pPr>
      <w:bookmarkStart w:id="47" w:name="_Toc531809264"/>
      <w:r>
        <w:t>Métodos</w:t>
      </w:r>
      <w:bookmarkEnd w:id="47"/>
    </w:p>
    <w:p w14:paraId="6687FE73" w14:textId="77777777" w:rsidR="000C519E" w:rsidRPr="000C519E" w:rsidRDefault="000C519E" w:rsidP="00A103F7">
      <w:pPr>
        <w:pStyle w:val="Paragrafo"/>
      </w:pPr>
    </w:p>
    <w:p w14:paraId="716CB798" w14:textId="3730C6C5" w:rsidR="00A91689" w:rsidRDefault="00A91689" w:rsidP="00A103F7">
      <w:pPr>
        <w:pStyle w:val="Paragrafo"/>
      </w:pPr>
      <w:r>
        <w:t xml:space="preserve">Como se trata de um sistema distribuído, a implementação deste SAP foi modularizada, de forma que cada módulo </w:t>
      </w:r>
      <w:r w:rsidR="00004D69">
        <w:t xml:space="preserve">possua </w:t>
      </w:r>
      <w:r>
        <w:t xml:space="preserve">uma funcionalidade específica. Portanto, foram implementados módulos de interface, banco de dados, entendimento de linguagem natural, assistente pessoal, indexador de </w:t>
      </w:r>
      <w:r>
        <w:rPr>
          <w:i/>
          <w:iCs/>
        </w:rPr>
        <w:t>bots</w:t>
      </w:r>
      <w:r>
        <w:t xml:space="preserve"> e os </w:t>
      </w:r>
      <w:r>
        <w:rPr>
          <w:i/>
          <w:iCs/>
        </w:rPr>
        <w:t>bots scrapers.</w:t>
      </w:r>
      <w:r>
        <w:t xml:space="preserve"> </w:t>
      </w:r>
    </w:p>
    <w:p w14:paraId="48494C7D" w14:textId="313F0EBB" w:rsidR="00733573" w:rsidRDefault="00A91689" w:rsidP="00A103F7">
      <w:pPr>
        <w:pStyle w:val="Paragrafo"/>
      </w:pPr>
      <w:r>
        <w:t xml:space="preserve">Para estabelecer comunicação entre os módulos, foi criado uma </w:t>
      </w:r>
      <w:r w:rsidRPr="00A91689">
        <w:rPr>
          <w:bCs/>
        </w:rPr>
        <w:t>linguagem de definição de interface</w:t>
      </w:r>
      <w:r w:rsidRPr="00A91689">
        <w:t xml:space="preserve"> </w:t>
      </w:r>
      <w:r>
        <w:t>(IDL), um padrão uniforme de comunicação que descreve as interfaces assim como suas assinaturas</w:t>
      </w:r>
      <w:r w:rsidR="00A31DCA">
        <w:t xml:space="preserve"> </w:t>
      </w:r>
      <w:r w:rsidR="007904AC">
        <w:fldChar w:fldCharType="begin" w:fldLock="1"/>
      </w:r>
      <w:r w:rsidR="0012376C">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7904AC">
        <w:fldChar w:fldCharType="separate"/>
      </w:r>
      <w:r w:rsidR="007904AC" w:rsidRPr="007904AC">
        <w:rPr>
          <w:noProof/>
        </w:rPr>
        <w:t>(MESSERSCHMITT, 1999)</w:t>
      </w:r>
      <w:r w:rsidR="007904AC">
        <w:fldChar w:fldCharType="end"/>
      </w:r>
      <w:r>
        <w:t xml:space="preserve">. Desta maneira, para um módulo se comunicar com outro basta </w:t>
      </w:r>
      <w:r w:rsidR="00F16899">
        <w:t xml:space="preserve">ambos </w:t>
      </w:r>
      <w:r>
        <w:t>seguirem o padrão de comunicação estabelecido. A topologia de comunicação entre os módulos é representada na</w:t>
      </w:r>
      <w:r w:rsidR="00F26A9B">
        <w:t xml:space="preserve"> </w:t>
      </w:r>
      <w:r w:rsidR="00F26A9B">
        <w:fldChar w:fldCharType="begin"/>
      </w:r>
      <w:r w:rsidR="00F26A9B">
        <w:instrText xml:space="preserve"> REF _Ref529479386 \h </w:instrText>
      </w:r>
      <w:r w:rsidR="00F26A9B">
        <w:fldChar w:fldCharType="separate"/>
      </w:r>
      <w:r w:rsidR="0074106E" w:rsidRPr="00CD50F4">
        <w:t xml:space="preserve">Figura </w:t>
      </w:r>
      <w:r w:rsidR="0074106E">
        <w:rPr>
          <w:noProof/>
        </w:rPr>
        <w:t>8</w:t>
      </w:r>
      <w:r w:rsidR="00F26A9B">
        <w:fldChar w:fldCharType="end"/>
      </w:r>
      <w:r w:rsidR="00496C3C" w:rsidRPr="00FE2E12">
        <w:t>,</w:t>
      </w:r>
      <w:r w:rsidR="00597E91" w:rsidRPr="00FE2E12">
        <w:t xml:space="preserve"> </w:t>
      </w:r>
      <w:r w:rsidR="002B6A52">
        <w:t xml:space="preserve">nela podemos observar que todas as comunicações entre </w:t>
      </w:r>
      <w:r w:rsidR="002B6A52">
        <w:lastRenderedPageBreak/>
        <w:t>os módulos são realizadas através da internet u</w:t>
      </w:r>
      <w:r w:rsidR="001F055B">
        <w:t xml:space="preserve">tilizando o protocolo HTTPS. A </w:t>
      </w:r>
      <w:r w:rsidR="004F5EED">
        <w:fldChar w:fldCharType="begin"/>
      </w:r>
      <w:r w:rsidR="004F5EED">
        <w:instrText xml:space="preserve"> REF _Ref529479386 \h </w:instrText>
      </w:r>
      <w:r w:rsidR="004F5EED">
        <w:fldChar w:fldCharType="separate"/>
      </w:r>
      <w:r w:rsidR="0074106E" w:rsidRPr="00CD50F4">
        <w:t xml:space="preserve">Figura </w:t>
      </w:r>
      <w:r w:rsidR="0074106E">
        <w:rPr>
          <w:noProof/>
        </w:rPr>
        <w:t>8</w:t>
      </w:r>
      <w:r w:rsidR="004F5EED">
        <w:fldChar w:fldCharType="end"/>
      </w:r>
      <w:r w:rsidR="004F5EED">
        <w:t xml:space="preserve"> </w:t>
      </w:r>
      <w:r w:rsidR="002B6A52">
        <w:t xml:space="preserve">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i/>
          <w:iCs/>
        </w:rPr>
        <w:t>bots scrapers</w:t>
      </w:r>
      <w:r w:rsidR="002B6A52">
        <w:t xml:space="preserve"> onde as requisições a eles são realizadas pelo indexador, e estes outros módulos não realizam requisições ao assistente, somente enviam respostas.</w:t>
      </w:r>
    </w:p>
    <w:p w14:paraId="5139E2E7" w14:textId="77777777" w:rsidR="00E547BE" w:rsidRPr="00FE2E12" w:rsidRDefault="00E547BE" w:rsidP="00A103F7">
      <w:pPr>
        <w:pStyle w:val="Paragrafo"/>
      </w:pPr>
    </w:p>
    <w:p w14:paraId="18FBE117" w14:textId="6029DC9C" w:rsidR="000C04E4" w:rsidRDefault="000C04E4" w:rsidP="00A311DD">
      <w:pPr>
        <w:pStyle w:val="Legenda"/>
      </w:pPr>
      <w:bookmarkStart w:id="48" w:name="_Ref529479386"/>
      <w:bookmarkStart w:id="49" w:name="_Toc531809188"/>
      <w:r w:rsidRPr="00CD50F4">
        <w:t xml:space="preserve">Figura </w:t>
      </w:r>
      <w:fldSimple w:instr=" SEQ Figura \* ARABIC ">
        <w:r w:rsidR="00927642">
          <w:rPr>
            <w:noProof/>
          </w:rPr>
          <w:t>8</w:t>
        </w:r>
      </w:fldSimple>
      <w:bookmarkEnd w:id="48"/>
      <w:r w:rsidRPr="00CD50F4">
        <w:t xml:space="preserve"> - Topologia de comunicação entre módulos.</w:t>
      </w:r>
      <w:bookmarkEnd w:id="49"/>
    </w:p>
    <w:p w14:paraId="4FF177A7" w14:textId="77777777" w:rsidR="00891A80" w:rsidRPr="00891A80" w:rsidRDefault="00891A80" w:rsidP="00891A80">
      <w:pPr>
        <w:spacing w:line="240" w:lineRule="auto"/>
      </w:pPr>
    </w:p>
    <w:p w14:paraId="7D881C54" w14:textId="69B3BA79" w:rsidR="00891A80"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4142157" w14:textId="090ED954" w:rsidR="00B12754" w:rsidRDefault="00B12754" w:rsidP="004C6678">
      <w:pPr>
        <w:widowControl w:val="0"/>
        <w:autoSpaceDE w:val="0"/>
        <w:autoSpaceDN w:val="0"/>
        <w:adjustRightInd w:val="0"/>
        <w:ind w:firstLine="709"/>
      </w:pPr>
    </w:p>
    <w:p w14:paraId="7F0C82A6" w14:textId="03719FF1" w:rsidR="004C6678" w:rsidRDefault="009C15BD" w:rsidP="00A103F7">
      <w:pPr>
        <w:pStyle w:val="Paragrafo"/>
      </w:pPr>
      <w:r w:rsidRPr="00FE2E12">
        <w:t>P</w:t>
      </w:r>
      <w:r w:rsidR="003F75FD" w:rsidRPr="00FE2E12">
        <w:t>ara este projeto não foram gerados outros diagramas além da topologia apresentada na</w:t>
      </w:r>
      <w:r w:rsidR="00C51F72">
        <w:t xml:space="preserve"> </w:t>
      </w:r>
      <w:r w:rsidR="00C51F72">
        <w:fldChar w:fldCharType="begin"/>
      </w:r>
      <w:r w:rsidR="00C51F72">
        <w:instrText xml:space="preserve"> REF _Ref529479386 \h </w:instrText>
      </w:r>
      <w:r w:rsidR="00C51F72">
        <w:fldChar w:fldCharType="separate"/>
      </w:r>
      <w:r w:rsidR="0074106E" w:rsidRPr="00CD50F4">
        <w:t xml:space="preserve">Figura </w:t>
      </w:r>
      <w:r w:rsidR="0074106E">
        <w:rPr>
          <w:noProof/>
        </w:rPr>
        <w:t>8</w:t>
      </w:r>
      <w:r w:rsidR="00C51F72">
        <w:fldChar w:fldCharType="end"/>
      </w:r>
      <w:r w:rsidRPr="00FE2E12">
        <w:t xml:space="preserve">, </w:t>
      </w:r>
      <w:r w:rsidR="004C6678">
        <w:t>visto que este trabalho foi implementado utilizando a metodologia ágil Kanban, onde não é obrigatório a criação de diagramas.</w:t>
      </w:r>
    </w:p>
    <w:p w14:paraId="1DFD1484" w14:textId="77777777" w:rsidR="004C6678" w:rsidRDefault="004C6678" w:rsidP="00A103F7">
      <w:pPr>
        <w:pStyle w:val="Paragrafo"/>
      </w:pPr>
      <w: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A103F7">
      <w:pPr>
        <w:pStyle w:val="Paragrafo"/>
      </w:pPr>
      <w:r>
        <w:lastRenderedPageBreak/>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A103F7">
      <w:pPr>
        <w:pStyle w:val="Paragrafo"/>
      </w:pPr>
    </w:p>
    <w:p w14:paraId="74CC9768" w14:textId="7F650378" w:rsidR="009A0547" w:rsidRPr="00FE2E12" w:rsidRDefault="009A0547" w:rsidP="00B93D02">
      <w:pPr>
        <w:pStyle w:val="Ttulo3"/>
      </w:pPr>
      <w:bookmarkStart w:id="50" w:name="_Toc531809265"/>
      <w:r w:rsidRPr="00FE2E12">
        <w:t>Interface</w:t>
      </w:r>
      <w:bookmarkEnd w:id="50"/>
    </w:p>
    <w:p w14:paraId="322FC021" w14:textId="77777777" w:rsidR="00AE2A84" w:rsidRPr="00FE2E12" w:rsidRDefault="00AE2A84" w:rsidP="00A103F7">
      <w:pPr>
        <w:pStyle w:val="Paragrafo"/>
      </w:pPr>
    </w:p>
    <w:p w14:paraId="791EA1DA" w14:textId="77777777" w:rsidR="00FC2960" w:rsidRDefault="00FC2960" w:rsidP="00A103F7">
      <w:pPr>
        <w:pStyle w:val="Paragrafo"/>
      </w:pPr>
      <w: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A103F7">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A103F7">
      <w:pPr>
        <w:pStyle w:val="Paragrafo"/>
      </w:pPr>
    </w:p>
    <w:p w14:paraId="5F12D5DA" w14:textId="615E84D0" w:rsidR="007F6063" w:rsidRPr="00FE2E12" w:rsidRDefault="00D70A33" w:rsidP="00A103F7">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A103F7">
      <w:pPr>
        <w:pStyle w:val="Paragrafo"/>
        <w:numPr>
          <w:ilvl w:val="0"/>
          <w:numId w:val="12"/>
        </w:numPr>
      </w:pPr>
      <w:r w:rsidRPr="00FE2E12">
        <w:t>n</w:t>
      </w:r>
      <w:r w:rsidR="005F5A6E" w:rsidRPr="00FE2E12">
        <w:t>ome do usuário;</w:t>
      </w:r>
    </w:p>
    <w:p w14:paraId="6FB4B7B4" w14:textId="32E8AB46" w:rsidR="005F5A6E" w:rsidRPr="00FE2E12" w:rsidRDefault="00D70A33" w:rsidP="00A103F7">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A103F7">
      <w:pPr>
        <w:pStyle w:val="Paragrafo"/>
        <w:numPr>
          <w:ilvl w:val="0"/>
          <w:numId w:val="12"/>
        </w:numPr>
      </w:pPr>
      <w:r w:rsidRPr="00FE2E12">
        <w:t>URL do ponto de acesso;</w:t>
      </w:r>
    </w:p>
    <w:p w14:paraId="393D217B" w14:textId="26E1FA83" w:rsidR="00816B58" w:rsidRPr="00FE2E12" w:rsidRDefault="00D70A33" w:rsidP="00A103F7">
      <w:pPr>
        <w:pStyle w:val="Paragrafo"/>
        <w:numPr>
          <w:ilvl w:val="0"/>
          <w:numId w:val="12"/>
        </w:numPr>
      </w:pPr>
      <w:r w:rsidRPr="00FE2E12">
        <w:t>mensagem a ser encaminhada.</w:t>
      </w:r>
    </w:p>
    <w:p w14:paraId="3E19CEE9" w14:textId="54BF208B" w:rsidR="00AE2A84" w:rsidRPr="00FE2E12" w:rsidRDefault="005E0C21" w:rsidP="00A103F7">
      <w:pPr>
        <w:pStyle w:val="Paragrafo"/>
      </w:pPr>
      <w:r w:rsidRPr="00FE2E12">
        <w:t>E a resposta recebida desta requisição sempre contem as seguintes informações:</w:t>
      </w:r>
    </w:p>
    <w:p w14:paraId="4527E9FD" w14:textId="77777777" w:rsidR="00816B58" w:rsidRPr="00FE2E12" w:rsidRDefault="00816B58" w:rsidP="00A103F7">
      <w:pPr>
        <w:pStyle w:val="Paragrafo"/>
      </w:pPr>
    </w:p>
    <w:p w14:paraId="662C838A" w14:textId="4B820D10" w:rsidR="005E0C21" w:rsidRPr="00FE2E12" w:rsidRDefault="00EE038B" w:rsidP="00A103F7">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A103F7">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A103F7">
      <w:pPr>
        <w:pStyle w:val="Paragrafo"/>
        <w:numPr>
          <w:ilvl w:val="0"/>
          <w:numId w:val="13"/>
        </w:numPr>
      </w:pPr>
      <w:r w:rsidRPr="00FE2E12">
        <w:t>m</w:t>
      </w:r>
      <w:r w:rsidR="00F83907" w:rsidRPr="00FE2E12">
        <w:t>ensagem.</w:t>
      </w:r>
    </w:p>
    <w:p w14:paraId="4350656A" w14:textId="77777777" w:rsidR="005E0C21" w:rsidRPr="00FE2E12" w:rsidRDefault="005E0C21" w:rsidP="00A103F7">
      <w:pPr>
        <w:pStyle w:val="Paragrafo"/>
      </w:pPr>
    </w:p>
    <w:p w14:paraId="4B277E5F" w14:textId="4EFBDD61" w:rsidR="00816B58" w:rsidRPr="00FE2E12" w:rsidRDefault="00816B58" w:rsidP="00A103F7">
      <w:pPr>
        <w:pStyle w:val="Paragrafo"/>
      </w:pPr>
      <w:r w:rsidRPr="00FE2E12">
        <w:t>Já o ponto de acesso direto deve receber requisições que contenham as seguintes informações:</w:t>
      </w:r>
    </w:p>
    <w:p w14:paraId="1BCBA1F0" w14:textId="77777777" w:rsidR="00456DDE" w:rsidRPr="00FE2E12" w:rsidRDefault="00456DDE" w:rsidP="00A103F7">
      <w:pPr>
        <w:pStyle w:val="Paragrafo"/>
      </w:pPr>
    </w:p>
    <w:p w14:paraId="3C2CE5CC" w14:textId="0FFC5096" w:rsidR="00456DDE" w:rsidRPr="00FE2E12" w:rsidRDefault="00FB53B8" w:rsidP="00A103F7">
      <w:pPr>
        <w:pStyle w:val="Paragrafo"/>
        <w:numPr>
          <w:ilvl w:val="0"/>
          <w:numId w:val="14"/>
        </w:numPr>
      </w:pPr>
      <w:r w:rsidRPr="00FE2E12">
        <w:lastRenderedPageBreak/>
        <w:t>n</w:t>
      </w:r>
      <w:r w:rsidR="00456DDE" w:rsidRPr="00FE2E12">
        <w:t>úmero de identificação de usuário destinatário;</w:t>
      </w:r>
    </w:p>
    <w:p w14:paraId="64D05092" w14:textId="44E36E10" w:rsidR="00456DDE" w:rsidRPr="00FE2E12" w:rsidRDefault="00FB53B8" w:rsidP="00A103F7">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A103F7">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A103F7">
      <w:pPr>
        <w:pStyle w:val="Paragrafo"/>
        <w:numPr>
          <w:ilvl w:val="0"/>
          <w:numId w:val="14"/>
        </w:numPr>
      </w:pPr>
      <w:r w:rsidRPr="00FE2E12">
        <w:t>m</w:t>
      </w:r>
      <w:r w:rsidR="00F83907" w:rsidRPr="00FE2E12">
        <w:t>ensagem.</w:t>
      </w:r>
    </w:p>
    <w:p w14:paraId="749CC632" w14:textId="77777777" w:rsidR="004736D3" w:rsidRPr="00FE2E12" w:rsidRDefault="004736D3" w:rsidP="00A103F7">
      <w:pPr>
        <w:pStyle w:val="Paragrafo"/>
      </w:pPr>
    </w:p>
    <w:p w14:paraId="67D96046" w14:textId="61A5EBED" w:rsidR="009A0547" w:rsidRPr="00FE2E12" w:rsidRDefault="009A0547" w:rsidP="00B93D02">
      <w:pPr>
        <w:pStyle w:val="Ttulo4"/>
      </w:pPr>
      <w:bookmarkStart w:id="51" w:name="_Toc531809266"/>
      <w:r w:rsidRPr="00FE2E12">
        <w:t>Telegram</w:t>
      </w:r>
      <w:bookmarkEnd w:id="51"/>
    </w:p>
    <w:p w14:paraId="7ACEB2BB" w14:textId="77777777" w:rsidR="00E539FF" w:rsidRPr="00FE2E12" w:rsidRDefault="00E539FF" w:rsidP="00A103F7">
      <w:pPr>
        <w:pStyle w:val="Paragrafo"/>
      </w:pPr>
    </w:p>
    <w:p w14:paraId="1CE742B1" w14:textId="77777777" w:rsidR="006C0536" w:rsidRDefault="006C0536" w:rsidP="00A103F7">
      <w:pPr>
        <w:pStyle w:val="Paragrafo"/>
      </w:pPr>
      <w:r>
        <w:t xml:space="preserve">Visando o funcionamento do módulo de interface, primeiramente, foi implementado um </w:t>
      </w:r>
      <w:r>
        <w:rPr>
          <w:i/>
          <w:iCs/>
        </w:rPr>
        <w:t>bot</w:t>
      </w:r>
      <w:r>
        <w:t xml:space="preserve"> para o aplicativo de mensagens Telegram, este foi desenvolvido utilizando a linguagem de programação JavaScript e o </w:t>
      </w:r>
      <w:r>
        <w:rPr>
          <w:i/>
          <w:iCs/>
        </w:rPr>
        <w:t>framework</w:t>
      </w:r>
      <w:r>
        <w:t xml:space="preserve"> TGFancy. </w:t>
      </w:r>
    </w:p>
    <w:p w14:paraId="6EF64370" w14:textId="77777777" w:rsidR="006C0536" w:rsidRDefault="006C0536" w:rsidP="00A103F7">
      <w:pPr>
        <w:pStyle w:val="Paragrafo"/>
      </w:pPr>
      <w:r>
        <w:t xml:space="preserve">A escolha de trabalhar a partir de um </w:t>
      </w:r>
      <w:r>
        <w:rPr>
          <w:i/>
          <w:iCs/>
        </w:rPr>
        <w:t>framework</w:t>
      </w:r>
      <w: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A103F7">
      <w:pPr>
        <w:pStyle w:val="Paragrafo"/>
      </w:pPr>
      <w:r>
        <w:t xml:space="preserve">Após escolher o modo de uso da API do Telegram e a linguagem de programação a ser utilizada, o passo seguinte para a implementação foi a criação de um novo </w:t>
      </w:r>
      <w:r>
        <w:rPr>
          <w:i/>
          <w:iCs/>
        </w:rPr>
        <w:t>bot</w:t>
      </w:r>
      <w:r>
        <w:t xml:space="preserve"> a partir do próprio Telegram. Foi requisitado ao BotFather um novo </w:t>
      </w:r>
      <w:r>
        <w:rPr>
          <w:i/>
          <w:iCs/>
        </w:rPr>
        <w:t>bot</w:t>
      </w:r>
      <w:r>
        <w:t xml:space="preserve"> com o nome “Lana” e nome de usuário “lana_pa_bot” e juntamente a confirmação de criação do novo </w:t>
      </w:r>
      <w:r>
        <w:rPr>
          <w:i/>
          <w:iCs/>
        </w:rPr>
        <w:t>bot</w:t>
      </w:r>
      <w:r>
        <w:t xml:space="preserve"> foi recebido o </w:t>
      </w:r>
      <w:r>
        <w:rPr>
          <w:i/>
          <w:iCs/>
        </w:rPr>
        <w:t>token</w:t>
      </w:r>
      <w:r>
        <w:t xml:space="preserve"> de acesso dele.</w:t>
      </w:r>
    </w:p>
    <w:p w14:paraId="48C50AB7" w14:textId="77777777" w:rsidR="006C0536" w:rsidRDefault="006C0536" w:rsidP="00A103F7">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tornar um 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A103F7">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A103F7">
      <w:pPr>
        <w:pStyle w:val="Paragrafo"/>
      </w:pPr>
      <w:r>
        <w:lastRenderedPageBreak/>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A103F7">
      <w:pPr>
        <w:pStyle w:val="Paragrafo"/>
      </w:pPr>
      <w:r>
        <w:t>Ao</w:t>
      </w:r>
      <w:r w:rsidR="007C798A" w:rsidRPr="00FE2E12">
        <w:t xml:space="preserve"> finalizar </w:t>
      </w:r>
      <w:r w:rsidR="00DF2B2A">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0D3554">
        <w:t>Apêndice A</w:t>
      </w:r>
      <w:r w:rsidR="007C798A" w:rsidRPr="00FE2E12">
        <w:t>.</w:t>
      </w:r>
    </w:p>
    <w:p w14:paraId="09427E13" w14:textId="77777777" w:rsidR="00B9110E" w:rsidRPr="00FE2E12" w:rsidRDefault="00B9110E" w:rsidP="00A103F7">
      <w:pPr>
        <w:pStyle w:val="Paragrafo"/>
      </w:pPr>
    </w:p>
    <w:p w14:paraId="194F4210" w14:textId="24B5BEA7" w:rsidR="009A0547" w:rsidRPr="00FE2E12" w:rsidRDefault="009A0547" w:rsidP="00B93D02">
      <w:pPr>
        <w:pStyle w:val="Ttulo4"/>
      </w:pPr>
      <w:bookmarkStart w:id="52" w:name="_Toc531809267"/>
      <w:r w:rsidRPr="00FE2E12">
        <w:t>Messenger</w:t>
      </w:r>
      <w:bookmarkEnd w:id="52"/>
    </w:p>
    <w:p w14:paraId="17E229F3" w14:textId="77777777" w:rsidR="00654DE5" w:rsidRPr="00FE2E12" w:rsidRDefault="00654DE5" w:rsidP="00A103F7">
      <w:pPr>
        <w:pStyle w:val="Paragrafo"/>
      </w:pPr>
    </w:p>
    <w:p w14:paraId="32971C3E" w14:textId="77777777" w:rsidR="00A045EE" w:rsidRDefault="00A045EE" w:rsidP="00A103F7">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A103F7">
      <w:pPr>
        <w:pStyle w:val="Paragrafo"/>
      </w:pPr>
      <w:r>
        <w:t xml:space="preserve">A criação do agente de interface do Messenger foi realizada utilizando a linguagem de programação JavaScript e o </w:t>
      </w:r>
      <w:r>
        <w:rPr>
          <w:i/>
          <w:iCs/>
        </w:rPr>
        <w:t>framework</w:t>
      </w:r>
      <w:r>
        <w:t xml:space="preserve"> BootBot. O uso do </w:t>
      </w:r>
      <w:r>
        <w:rPr>
          <w:i/>
          <w:iCs/>
        </w:rPr>
        <w:t>framework</w:t>
      </w:r>
      <w: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A103F7">
      <w:pPr>
        <w:pStyle w:val="Paragrafo"/>
      </w:pPr>
      <w:r>
        <w:t xml:space="preserve">Para criar o </w:t>
      </w:r>
      <w:r>
        <w:rPr>
          <w:i/>
          <w:iCs/>
        </w:rPr>
        <w:t>bot</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4945C344" w14:textId="77777777" w:rsidR="00A045EE" w:rsidRDefault="00A045EE" w:rsidP="00A103F7">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w:t>
      </w:r>
      <w:r>
        <w:lastRenderedPageBreak/>
        <w:t>retorna o perfil do usuário que enviou aquela mensagem, além disso o “chat” fornece métodos de enviar novas mensagens ao usuário naquela conversa.</w:t>
      </w:r>
    </w:p>
    <w:p w14:paraId="1460ED4F" w14:textId="77777777" w:rsidR="00A045EE" w:rsidRDefault="00A045EE" w:rsidP="00A103F7">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A103F7">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332AA79" w14:textId="21A1686D" w:rsidR="00A045EE" w:rsidRDefault="00A045EE" w:rsidP="00A103F7">
      <w:pPr>
        <w:pStyle w:val="Paragrafo"/>
      </w:pPr>
      <w:r>
        <w:t xml:space="preserve">A implementação deste agente de interface também seguiu os padrões estabelecidos pela IDL da AP, a fim de manter um meio de comunicação funcional entre os módulos. Ao finalizar a implementação das funcionalidades o </w:t>
      </w:r>
      <w:r>
        <w:rPr>
          <w:i/>
          <w:iCs/>
        </w:rPr>
        <w:t>bot</w:t>
      </w:r>
      <w:r>
        <w:t xml:space="preserve"> foi implantado em um Heroku Dyno com a finalidade de estabelecer uma comunicação HTTPS com o Facebook e estar disponível sempre que necessário. O código fonte deste agente está disponível no </w:t>
      </w:r>
      <w:r w:rsidR="000847A5" w:rsidRPr="000B62FC">
        <w:t>Apêndice B</w:t>
      </w:r>
      <w:r w:rsidR="000847A5" w:rsidRPr="00FE2E12">
        <w:t>.</w:t>
      </w:r>
    </w:p>
    <w:p w14:paraId="634B44D2" w14:textId="77777777" w:rsidR="00253D6B" w:rsidRPr="00FE2E12" w:rsidRDefault="00253D6B" w:rsidP="00A103F7">
      <w:pPr>
        <w:pStyle w:val="Paragrafo"/>
      </w:pPr>
    </w:p>
    <w:p w14:paraId="5997132C" w14:textId="15EAD07C" w:rsidR="00846ED9" w:rsidRPr="00FE2E12" w:rsidRDefault="009A0547" w:rsidP="00B93D02">
      <w:pPr>
        <w:pStyle w:val="Ttulo3"/>
      </w:pPr>
      <w:bookmarkStart w:id="53" w:name="_Toc531809268"/>
      <w:r w:rsidRPr="00FE2E12">
        <w:t>Banco de Dados</w:t>
      </w:r>
      <w:bookmarkEnd w:id="53"/>
    </w:p>
    <w:p w14:paraId="6544A02A" w14:textId="77777777" w:rsidR="00B9110E" w:rsidRPr="00FE2E12" w:rsidRDefault="00B9110E" w:rsidP="00A103F7">
      <w:pPr>
        <w:pStyle w:val="Paragrafo"/>
      </w:pPr>
    </w:p>
    <w:p w14:paraId="6B464A13" w14:textId="77777777" w:rsidR="00BA7587" w:rsidRDefault="00BA7587" w:rsidP="00A103F7">
      <w:pPr>
        <w:pStyle w:val="Paragrafo"/>
      </w:pPr>
      <w: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A103F7">
      <w:pPr>
        <w:pStyle w:val="Paragrafo"/>
      </w:pPr>
      <w: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i/>
          <w:iCs/>
        </w:rPr>
        <w:t>Cloud Functions</w:t>
      </w:r>
      <w:r>
        <w:t xml:space="preserve"> a partir da biblioteca fornecida pelo Back4App.</w:t>
      </w:r>
    </w:p>
    <w:p w14:paraId="1CB5C52F" w14:textId="77777777" w:rsidR="00BA7587" w:rsidRDefault="00BA7587" w:rsidP="00A103F7">
      <w:pPr>
        <w:pStyle w:val="Paragrafo"/>
      </w:pPr>
      <w:r>
        <w:t xml:space="preserve">O banco de dados provido pela pelo Back4app é o MongoDB, um banco de dados não relacional. O MongoDB apresenta em sua documentação dois tipos de </w:t>
      </w:r>
      <w:r>
        <w:lastRenderedPageBreak/>
        <w:t>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A103F7">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A103F7">
      <w:pPr>
        <w:pStyle w:val="Paragrafo"/>
      </w:pPr>
      <w:r>
        <w:t xml:space="preserve">Após ajustar as configurações do Back4App pelo painel de controle, deu-se início à implementação das </w:t>
      </w:r>
      <w:r>
        <w:rPr>
          <w:i/>
          <w:iCs/>
        </w:rPr>
        <w:t>Cloud Functions</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A103F7">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w:t>
      </w:r>
      <w:r>
        <w:lastRenderedPageBreak/>
        <w:t xml:space="preserve">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A103F7">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A103F7">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A103F7">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i/>
          <w:iCs/>
        </w:rPr>
        <w:t>Cloud Functions</w:t>
      </w:r>
      <w:r>
        <w:t xml:space="preserve"> pode ser observado no </w:t>
      </w:r>
      <w:r w:rsidR="00BF6F1E" w:rsidRPr="003E6044">
        <w:t>Apêndice C</w:t>
      </w:r>
      <w:r w:rsidR="00BF6F1E" w:rsidRPr="00FE2E12">
        <w:t>.</w:t>
      </w:r>
    </w:p>
    <w:p w14:paraId="40E9542B" w14:textId="77777777" w:rsidR="00F812AB" w:rsidRPr="00FE2E12" w:rsidRDefault="00F812AB" w:rsidP="00A103F7">
      <w:pPr>
        <w:pStyle w:val="Paragrafo"/>
      </w:pPr>
    </w:p>
    <w:p w14:paraId="524EBA7B" w14:textId="77777777" w:rsidR="00F812AB" w:rsidRPr="00FE2E12" w:rsidRDefault="00F812AB" w:rsidP="00A103F7">
      <w:pPr>
        <w:pStyle w:val="Paragrafo"/>
      </w:pPr>
    </w:p>
    <w:p w14:paraId="3154D7C0" w14:textId="77777777" w:rsidR="00F812AB" w:rsidRPr="00FE2E12" w:rsidRDefault="00F812AB" w:rsidP="00A103F7">
      <w:pPr>
        <w:pStyle w:val="Paragrafo"/>
      </w:pPr>
    </w:p>
    <w:p w14:paraId="5CB35525" w14:textId="623CFCF5" w:rsidR="009A0547" w:rsidRPr="00FE2E12" w:rsidRDefault="009A0547" w:rsidP="00B93D02">
      <w:pPr>
        <w:pStyle w:val="Ttulo3"/>
      </w:pPr>
      <w:bookmarkStart w:id="54" w:name="_Toc531809269"/>
      <w:r w:rsidRPr="00FE2E12">
        <w:t>Entendimento de Linguagem Natural</w:t>
      </w:r>
      <w:bookmarkEnd w:id="54"/>
    </w:p>
    <w:p w14:paraId="04B64ED0" w14:textId="77777777" w:rsidR="0096652C" w:rsidRPr="00FE2E12" w:rsidRDefault="0096652C" w:rsidP="00A103F7">
      <w:pPr>
        <w:pStyle w:val="Paragrafo"/>
      </w:pPr>
    </w:p>
    <w:p w14:paraId="07BBEA89" w14:textId="77777777" w:rsidR="0077470C" w:rsidRDefault="0077470C" w:rsidP="00A103F7">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A103F7">
      <w:pPr>
        <w:pStyle w:val="Paragrafo"/>
      </w:pPr>
      <w:r>
        <w:t xml:space="preserve">A implementação deste módulo foi realizada a partir do serviço do IBM Watson, o Watson Assistant. Através da plataforma IBM Cloud, foi criado um novo </w:t>
      </w:r>
      <w:r>
        <w:rPr>
          <w:i/>
          <w:iCs/>
        </w:rPr>
        <w:t>workspace</w:t>
      </w:r>
      <w:r>
        <w:t xml:space="preserve"> para tratar das conversações da AP a respeito dos seus serviços disponíveis e algumas conversas triviais.</w:t>
      </w:r>
    </w:p>
    <w:p w14:paraId="032C0ABF" w14:textId="6BCD482C" w:rsidR="0044325E" w:rsidRDefault="0077470C" w:rsidP="00A103F7">
      <w:pPr>
        <w:pStyle w:val="Paragrafo"/>
      </w:pPr>
      <w:r>
        <w:t xml:space="preserve">Com o </w:t>
      </w:r>
      <w:r>
        <w:rPr>
          <w:i/>
          <w:iCs/>
        </w:rPr>
        <w:t>workspace</w:t>
      </w:r>
      <w:r>
        <w:t xml:space="preserve"> criado, deu-se início à configuração dele, foram criadas as </w:t>
      </w:r>
      <w:r>
        <w:rPr>
          <w:i/>
          <w:iCs/>
        </w:rPr>
        <w:t>Intents</w:t>
      </w:r>
      <w:r>
        <w:t xml:space="preserve">, </w:t>
      </w:r>
      <w:r>
        <w:rPr>
          <w:i/>
          <w:iCs/>
        </w:rPr>
        <w:t>Entities</w:t>
      </w:r>
      <w:r>
        <w:t xml:space="preserve"> e </w:t>
      </w:r>
      <w:r>
        <w:rPr>
          <w:i/>
          <w:iCs/>
        </w:rPr>
        <w:t>Dialogs</w:t>
      </w:r>
      <w:r>
        <w:t xml:space="preserve"> necessários para o funcionamento do serviço. Inicialmente foram cadastradas as </w:t>
      </w:r>
      <w:r>
        <w:rPr>
          <w:i/>
          <w:iCs/>
        </w:rPr>
        <w:t>Intents</w:t>
      </w:r>
      <w:r>
        <w:t xml:space="preserve"> que demonstravam ações triviais em conversas, como </w:t>
      </w:r>
      <w:r>
        <w:lastRenderedPageBreak/>
        <w:t xml:space="preserve">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D17EAD">
        <w:t xml:space="preserve"> </w:t>
      </w:r>
      <w:r w:rsidR="00D17EAD">
        <w:fldChar w:fldCharType="begin"/>
      </w:r>
      <w:r w:rsidR="00D17EAD">
        <w:instrText xml:space="preserve"> REF _Ref529479442 \h </w:instrText>
      </w:r>
      <w:r w:rsidR="00D17EAD">
        <w:fldChar w:fldCharType="separate"/>
      </w:r>
      <w:r w:rsidR="001F77A1">
        <w:t xml:space="preserve">Figura </w:t>
      </w:r>
      <w:r w:rsidR="001F77A1">
        <w:rPr>
          <w:noProof/>
        </w:rPr>
        <w:t>9</w:t>
      </w:r>
      <w:r w:rsidR="00D17EAD">
        <w:fldChar w:fldCharType="end"/>
      </w:r>
      <w:r w:rsidR="00BB76C2" w:rsidRPr="00FE2E12">
        <w:t>.</w:t>
      </w:r>
    </w:p>
    <w:p w14:paraId="4701F067" w14:textId="77777777" w:rsidR="00D463E8" w:rsidRPr="00FE2E12" w:rsidRDefault="00D463E8" w:rsidP="00A103F7">
      <w:pPr>
        <w:pStyle w:val="Paragrafo"/>
      </w:pPr>
    </w:p>
    <w:p w14:paraId="17B4EFDB" w14:textId="362E6212" w:rsidR="00D463E8" w:rsidRDefault="00D463E8" w:rsidP="00A311DD">
      <w:pPr>
        <w:pStyle w:val="Legenda"/>
      </w:pPr>
      <w:bookmarkStart w:id="55" w:name="_Ref529479442"/>
      <w:bookmarkStart w:id="56" w:name="_Toc531809189"/>
      <w:r>
        <w:t xml:space="preserve">Figura </w:t>
      </w:r>
      <w:fldSimple w:instr=" SEQ Figura \* ARABIC ">
        <w:r w:rsidR="00927642">
          <w:rPr>
            <w:noProof/>
          </w:rPr>
          <w:t>9</w:t>
        </w:r>
      </w:fldSimple>
      <w:bookmarkEnd w:id="55"/>
      <w:r>
        <w:t xml:space="preserve"> - Painel do serviço Watson Assistant com algumas Intents criadas para o workspace Lana.</w:t>
      </w:r>
      <w:bookmarkEnd w:id="56"/>
    </w:p>
    <w:p w14:paraId="16ED84B1" w14:textId="77777777" w:rsidR="00487CA7" w:rsidRPr="00487CA7" w:rsidRDefault="00487CA7" w:rsidP="00487CA7">
      <w:pPr>
        <w:spacing w:line="240" w:lineRule="auto"/>
      </w:pPr>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EC05F4F">
            <wp:extent cx="5314837" cy="2628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47" t="4107" r="3747" b="9883"/>
                    <a:stretch/>
                  </pic:blipFill>
                  <pic:spPr bwMode="auto">
                    <a:xfrm>
                      <a:off x="0" y="0"/>
                      <a:ext cx="5324960" cy="2633006"/>
                    </a:xfrm>
                    <a:prstGeom prst="rect">
                      <a:avLst/>
                    </a:prstGeom>
                    <a:ln>
                      <a:noFill/>
                    </a:ln>
                    <a:extLst>
                      <a:ext uri="{53640926-AAD7-44D8-BBD7-CCE9431645EC}">
                        <a14:shadowObscured xmlns:a14="http://schemas.microsoft.com/office/drawing/2010/main"/>
                      </a:ext>
                    </a:extLst>
                  </pic:spPr>
                </pic:pic>
              </a:graphicData>
            </a:graphic>
          </wp:inline>
        </w:drawing>
      </w:r>
    </w:p>
    <w:p w14:paraId="597920D6" w14:textId="77777777" w:rsidR="00487CA7" w:rsidRDefault="00487CA7" w:rsidP="00D463E8">
      <w:pPr>
        <w:keepNext/>
        <w:spacing w:line="240" w:lineRule="auto"/>
        <w:jc w:val="center"/>
        <w:rPr>
          <w:rFonts w:cs="Arial"/>
        </w:rPr>
      </w:pPr>
    </w:p>
    <w:p w14:paraId="400D047B" w14:textId="6215C1CC" w:rsidR="008C4D4E" w:rsidRPr="008C4D4E" w:rsidRDefault="00D463E8" w:rsidP="00751D6F">
      <w:pPr>
        <w:keepNext/>
        <w:spacing w:line="240" w:lineRule="auto"/>
        <w:jc w:val="center"/>
        <w:rPr>
          <w:rFonts w:cs="Arial"/>
          <w:sz w:val="20"/>
          <w:szCs w:val="20"/>
        </w:rPr>
      </w:pPr>
      <w:r>
        <w:rPr>
          <w:rFonts w:cs="Arial"/>
          <w:sz w:val="20"/>
          <w:szCs w:val="20"/>
        </w:rPr>
        <w:t>Fonte: elaborado pelo autor.</w:t>
      </w:r>
    </w:p>
    <w:p w14:paraId="03C8167D" w14:textId="77777777" w:rsidR="00C62A41" w:rsidRPr="00FE2E12" w:rsidRDefault="00C62A41" w:rsidP="00A103F7">
      <w:pPr>
        <w:pStyle w:val="Paragrafo"/>
      </w:pPr>
    </w:p>
    <w:p w14:paraId="0849340D" w14:textId="5F964F9F" w:rsidR="00C63778" w:rsidRPr="00FE2E12" w:rsidRDefault="00C63778" w:rsidP="00A103F7">
      <w:pPr>
        <w:pStyle w:val="Paragrafo"/>
      </w:pPr>
      <w:bookmarkStart w:id="57" w:name="_Ref529479452"/>
      <w:r>
        <w:t xml:space="preserve">Em seguida, foram cadastradas novas </w:t>
      </w:r>
      <w:r>
        <w:rPr>
          <w:i/>
          <w:iCs/>
        </w:rPr>
        <w:t>Entities</w:t>
      </w:r>
      <w:r>
        <w:t xml:space="preserve"> para identificar informações necessárias à execução de um serviço e para o cadastro de usuário do SAP. Foram criadas as </w:t>
      </w:r>
      <w:r>
        <w:rPr>
          <w:i/>
          <w:iCs/>
        </w:rPr>
        <w:t>Entities</w:t>
      </w:r>
      <w:r>
        <w:t xml:space="preserve"> para reconhecer códigos de disciplinas da UESC “sagres_info”, nome de usuário e senha do portal Sagres “usuario_sagres_info” e do próprio SAP “usuario_lana_info”, estas podem ser observadas na</w:t>
      </w:r>
      <w:r w:rsidR="00474635">
        <w:t xml:space="preserve"> </w:t>
      </w:r>
      <w:r w:rsidR="00474635">
        <w:fldChar w:fldCharType="begin"/>
      </w:r>
      <w:r w:rsidR="00474635">
        <w:instrText xml:space="preserve"> REF _Ref530488250 \h </w:instrText>
      </w:r>
      <w:r w:rsidR="00474635">
        <w:fldChar w:fldCharType="separate"/>
      </w:r>
      <w:r w:rsidR="007753EE">
        <w:t xml:space="preserve">Figura </w:t>
      </w:r>
      <w:r w:rsidR="007753EE">
        <w:rPr>
          <w:noProof/>
        </w:rPr>
        <w:t>10</w:t>
      </w:r>
      <w:r w:rsidR="00474635">
        <w:fldChar w:fldCharType="end"/>
      </w:r>
      <w:r w:rsidR="00CE2A82">
        <w:t>.</w:t>
      </w:r>
    </w:p>
    <w:p w14:paraId="466E15DA" w14:textId="77777777" w:rsidR="00C63778" w:rsidRDefault="00C63778" w:rsidP="00A103F7">
      <w:pPr>
        <w:pStyle w:val="Paragrafo"/>
      </w:pPr>
    </w:p>
    <w:p w14:paraId="5662DEB0" w14:textId="77777777" w:rsidR="00DD1272" w:rsidRDefault="00DD1272" w:rsidP="00A103F7">
      <w:pPr>
        <w:pStyle w:val="Paragrafo"/>
      </w:pPr>
    </w:p>
    <w:p w14:paraId="2AEB645A" w14:textId="77777777" w:rsidR="00DD1272" w:rsidRDefault="00DD1272" w:rsidP="00A103F7">
      <w:pPr>
        <w:pStyle w:val="Paragrafo"/>
      </w:pPr>
    </w:p>
    <w:p w14:paraId="23758FDD" w14:textId="77777777" w:rsidR="00DD1272" w:rsidRDefault="00DD1272" w:rsidP="00A103F7">
      <w:pPr>
        <w:pStyle w:val="Paragrafo"/>
      </w:pPr>
    </w:p>
    <w:p w14:paraId="701CC97B" w14:textId="77777777" w:rsidR="00DD1272" w:rsidRDefault="00DD1272" w:rsidP="00A103F7">
      <w:pPr>
        <w:pStyle w:val="Paragrafo"/>
      </w:pPr>
    </w:p>
    <w:p w14:paraId="1B6A565E" w14:textId="77777777" w:rsidR="00DD1272" w:rsidRDefault="00DD1272" w:rsidP="00A103F7">
      <w:pPr>
        <w:pStyle w:val="Paragrafo"/>
      </w:pPr>
    </w:p>
    <w:p w14:paraId="5980102A" w14:textId="77777777" w:rsidR="00DD1272" w:rsidRDefault="00DD1272" w:rsidP="00A103F7">
      <w:pPr>
        <w:pStyle w:val="Paragrafo"/>
      </w:pPr>
    </w:p>
    <w:p w14:paraId="20F9080E" w14:textId="77777777" w:rsidR="00DD1272" w:rsidRDefault="00DD1272" w:rsidP="00A103F7">
      <w:pPr>
        <w:pStyle w:val="Paragrafo"/>
      </w:pPr>
    </w:p>
    <w:p w14:paraId="1F9C3B53" w14:textId="31C12D4C" w:rsidR="009E30CB" w:rsidRDefault="009E30CB" w:rsidP="00A311DD">
      <w:pPr>
        <w:pStyle w:val="Legenda"/>
      </w:pPr>
      <w:bookmarkStart w:id="58" w:name="_Ref530488250"/>
      <w:bookmarkStart w:id="59" w:name="_Toc531809190"/>
      <w:r>
        <w:lastRenderedPageBreak/>
        <w:t xml:space="preserve">Figura </w:t>
      </w:r>
      <w:fldSimple w:instr=" SEQ Figura \* ARABIC ">
        <w:r w:rsidR="00927642">
          <w:rPr>
            <w:noProof/>
          </w:rPr>
          <w:t>10</w:t>
        </w:r>
      </w:fldSimple>
      <w:bookmarkEnd w:id="57"/>
      <w:bookmarkEnd w:id="58"/>
      <w:r>
        <w:t xml:space="preserve"> - </w:t>
      </w:r>
      <w:r w:rsidRPr="00887222">
        <w:t xml:space="preserve">Painel do serviço Watson Assistant com </w:t>
      </w:r>
      <w:r>
        <w:t>todas as Entities</w:t>
      </w:r>
      <w:r w:rsidRPr="00887222">
        <w:t xml:space="preserve"> criadas para o workspace Lana.</w:t>
      </w:r>
      <w:bookmarkEnd w:id="59"/>
    </w:p>
    <w:p w14:paraId="6FBBA4E5" w14:textId="77777777" w:rsidR="00DE1B74" w:rsidRPr="00DE1B74" w:rsidRDefault="00DE1B74" w:rsidP="00DE1B74">
      <w:pPr>
        <w:spacing w:line="240" w:lineRule="auto"/>
      </w:pPr>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5209EC75">
            <wp:extent cx="5312700" cy="2592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47" t="4655" r="3747" b="10483"/>
                    <a:stretch/>
                  </pic:blipFill>
                  <pic:spPr bwMode="auto">
                    <a:xfrm>
                      <a:off x="0" y="0"/>
                      <a:ext cx="5324960" cy="2597981"/>
                    </a:xfrm>
                    <a:prstGeom prst="rect">
                      <a:avLst/>
                    </a:prstGeom>
                    <a:ln>
                      <a:noFill/>
                    </a:ln>
                    <a:extLst>
                      <a:ext uri="{53640926-AAD7-44D8-BBD7-CCE9431645EC}">
                        <a14:shadowObscured xmlns:a14="http://schemas.microsoft.com/office/drawing/2010/main"/>
                      </a:ext>
                    </a:extLst>
                  </pic:spPr>
                </pic:pic>
              </a:graphicData>
            </a:graphic>
          </wp:inline>
        </w:drawing>
      </w:r>
    </w:p>
    <w:p w14:paraId="5619C35D" w14:textId="77777777" w:rsidR="00A242C2" w:rsidRDefault="00A242C2" w:rsidP="002527F7">
      <w:pPr>
        <w:keepNext/>
        <w:spacing w:line="240" w:lineRule="auto"/>
        <w:jc w:val="center"/>
        <w:rPr>
          <w:rFonts w:cs="Arial"/>
        </w:rPr>
      </w:pPr>
    </w:p>
    <w:p w14:paraId="6CD91335" w14:textId="3568BAC6" w:rsidR="002527F7" w:rsidRPr="00A242C2" w:rsidRDefault="002527F7" w:rsidP="00A242C2">
      <w:pPr>
        <w:keepNext/>
        <w:spacing w:line="240" w:lineRule="auto"/>
        <w:jc w:val="center"/>
        <w:rPr>
          <w:rFonts w:cs="Arial"/>
          <w:sz w:val="20"/>
          <w:szCs w:val="20"/>
        </w:rPr>
      </w:pPr>
      <w:r>
        <w:rPr>
          <w:rFonts w:cs="Arial"/>
          <w:sz w:val="20"/>
          <w:szCs w:val="20"/>
        </w:rPr>
        <w:t>Fonte: elaborado pelo autor.</w:t>
      </w:r>
    </w:p>
    <w:p w14:paraId="478B3AA1" w14:textId="77777777" w:rsidR="004A24A3" w:rsidRPr="00FE2E12" w:rsidRDefault="004A24A3" w:rsidP="00A242C2">
      <w:pPr>
        <w:rPr>
          <w:rFonts w:cs="Arial"/>
        </w:rPr>
      </w:pPr>
    </w:p>
    <w:p w14:paraId="7A90BD09" w14:textId="2FB577EB" w:rsidR="00FB67EF" w:rsidRDefault="00AF2816" w:rsidP="00A103F7">
      <w:pPr>
        <w:pStyle w:val="Paragrafo"/>
      </w:pPr>
      <w:r>
        <w:t xml:space="preserve">Após a criação de </w:t>
      </w:r>
      <w:r>
        <w:rPr>
          <w:i/>
          <w:iCs/>
        </w:rPr>
        <w:t>Intents</w:t>
      </w:r>
      <w:r>
        <w:t xml:space="preserve"> e </w:t>
      </w:r>
      <w:r>
        <w:rPr>
          <w:i/>
          <w:iCs/>
        </w:rPr>
        <w:t>Entities</w:t>
      </w:r>
      <w:r>
        <w:t xml:space="preserve">, foram implementados os </w:t>
      </w:r>
      <w:r>
        <w:rPr>
          <w:i/>
          <w:iCs/>
        </w:rPr>
        <w:t>Dialogs,</w:t>
      </w:r>
      <w:r>
        <w:t xml:space="preserve"> objetivando a criação do fluxo de conversação de acordo com cada </w:t>
      </w:r>
      <w:r>
        <w:rPr>
          <w:i/>
          <w:iCs/>
        </w:rPr>
        <w:t>Intent</w:t>
      </w:r>
      <w:r>
        <w:t xml:space="preserve"> identificada nas mensagens textuais. Primeiramente foram implementados os fluxos de conversa para o cadastro ou </w:t>
      </w:r>
      <w:r>
        <w:rPr>
          <w:i/>
          <w:iCs/>
        </w:rPr>
        <w:t>login</w:t>
      </w:r>
      <w:r>
        <w:t xml:space="preserve"> de um usuário,</w:t>
      </w:r>
      <w:r w:rsidR="00B065EB" w:rsidRPr="00FE2E12">
        <w:t xml:space="preserve"> </w:t>
      </w:r>
      <w:r w:rsidR="0075327E">
        <w:fldChar w:fldCharType="begin"/>
      </w:r>
      <w:r w:rsidR="0075327E">
        <w:instrText xml:space="preserve"> REF _Ref529479472 \h </w:instrText>
      </w:r>
      <w:r w:rsidR="0075327E">
        <w:fldChar w:fldCharType="separate"/>
      </w:r>
      <w:r w:rsidR="0074106E">
        <w:t xml:space="preserve">Figura </w:t>
      </w:r>
      <w:r w:rsidR="0074106E">
        <w:rPr>
          <w:noProof/>
        </w:rPr>
        <w:t>11</w:t>
      </w:r>
      <w:r w:rsidR="0075327E">
        <w:fldChar w:fldCharType="end"/>
      </w:r>
      <w:r w:rsidR="00B065EB" w:rsidRPr="00FE2E12">
        <w:t>,</w:t>
      </w:r>
      <w:r w:rsidR="00AF46D9" w:rsidRPr="00FE2E12">
        <w:t xml:space="preserve"> </w:t>
      </w:r>
      <w:r>
        <w:t xml:space="preserve">o nó responsável pelo inicio deste 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3B8EA384" w14:textId="1276F506" w:rsidR="00BB7A2B" w:rsidRDefault="00BB7A2B" w:rsidP="00A103F7">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78A2AD89" w14:textId="77777777" w:rsidR="00414D05" w:rsidRPr="00AF2816" w:rsidRDefault="00414D05" w:rsidP="00A103F7">
      <w:pPr>
        <w:pStyle w:val="Paragrafo"/>
      </w:pPr>
    </w:p>
    <w:p w14:paraId="4788A198" w14:textId="13156B54" w:rsidR="00036909" w:rsidRDefault="00036909" w:rsidP="00A311DD">
      <w:pPr>
        <w:pStyle w:val="Legenda"/>
      </w:pPr>
      <w:bookmarkStart w:id="60" w:name="_Ref529479472"/>
      <w:bookmarkStart w:id="61" w:name="_Toc531809191"/>
      <w:r>
        <w:lastRenderedPageBreak/>
        <w:t xml:space="preserve">Figura </w:t>
      </w:r>
      <w:fldSimple w:instr=" SEQ Figura \* ARABIC ">
        <w:r w:rsidR="00927642">
          <w:rPr>
            <w:noProof/>
          </w:rPr>
          <w:t>11</w:t>
        </w:r>
      </w:fldSimple>
      <w:bookmarkEnd w:id="60"/>
      <w:r>
        <w:t xml:space="preserve"> - </w:t>
      </w:r>
      <w:r w:rsidRPr="001072FA">
        <w:t xml:space="preserve">Painel do serviço Watson Assistant com </w:t>
      </w:r>
      <w:r>
        <w:t>parte do fluxo de primeira conversa criada</w:t>
      </w:r>
      <w:r w:rsidRPr="001072FA">
        <w:t xml:space="preserve"> para o workspace Lana.</w:t>
      </w:r>
      <w:bookmarkEnd w:id="61"/>
    </w:p>
    <w:p w14:paraId="4D52903C" w14:textId="77777777" w:rsidR="008D5BA7" w:rsidRPr="008D5BA7" w:rsidRDefault="008D5BA7" w:rsidP="008D5BA7">
      <w:pPr>
        <w:spacing w:line="240" w:lineRule="auto"/>
      </w:pPr>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B749AA1">
            <wp:extent cx="5315754" cy="25920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52" t="5244" r="3752" b="9948"/>
                    <a:stretch/>
                  </pic:blipFill>
                  <pic:spPr bwMode="auto">
                    <a:xfrm>
                      <a:off x="0" y="0"/>
                      <a:ext cx="5324400" cy="2596216"/>
                    </a:xfrm>
                    <a:prstGeom prst="rect">
                      <a:avLst/>
                    </a:prstGeom>
                    <a:ln>
                      <a:noFill/>
                    </a:ln>
                    <a:extLst>
                      <a:ext uri="{53640926-AAD7-44D8-BBD7-CCE9431645EC}">
                        <a14:shadowObscured xmlns:a14="http://schemas.microsoft.com/office/drawing/2010/main"/>
                      </a:ext>
                    </a:extLst>
                  </pic:spPr>
                </pic:pic>
              </a:graphicData>
            </a:graphic>
          </wp:inline>
        </w:drawing>
      </w:r>
    </w:p>
    <w:p w14:paraId="7374271C" w14:textId="77777777" w:rsidR="008D5BA7" w:rsidRDefault="008D5BA7" w:rsidP="00F857B3">
      <w:pPr>
        <w:keepNext/>
        <w:spacing w:line="240" w:lineRule="auto"/>
        <w:jc w:val="center"/>
        <w:rPr>
          <w:rFonts w:cs="Arial"/>
        </w:rPr>
      </w:pPr>
    </w:p>
    <w:p w14:paraId="64544B6B" w14:textId="4A0D4ACB" w:rsidR="00F857B3" w:rsidRPr="008D5BA7" w:rsidRDefault="00F857B3" w:rsidP="008D5BA7">
      <w:pPr>
        <w:keepNext/>
        <w:spacing w:line="240" w:lineRule="auto"/>
        <w:jc w:val="center"/>
        <w:rPr>
          <w:rFonts w:cs="Arial"/>
          <w:sz w:val="20"/>
          <w:szCs w:val="20"/>
        </w:rPr>
      </w:pPr>
      <w:r>
        <w:rPr>
          <w:rFonts w:cs="Arial"/>
          <w:sz w:val="20"/>
          <w:szCs w:val="20"/>
        </w:rPr>
        <w:t>Fonte: elaborado pelo autor.</w:t>
      </w:r>
    </w:p>
    <w:p w14:paraId="7AFB1DB1" w14:textId="77777777" w:rsidR="008D5BA7" w:rsidRDefault="008D5BA7" w:rsidP="00A103F7">
      <w:pPr>
        <w:pStyle w:val="Paragrafo"/>
      </w:pPr>
    </w:p>
    <w:p w14:paraId="35CD5BD0" w14:textId="0B1C43C2" w:rsidR="00FB67EF" w:rsidRPr="00FE2E12" w:rsidRDefault="00823B7B" w:rsidP="00A103F7">
      <w:pPr>
        <w:pStyle w:val="Paragrafo"/>
      </w:pPr>
      <w: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A103F7">
      <w:pPr>
        <w:pStyle w:val="Paragrafo"/>
      </w:pPr>
    </w:p>
    <w:p w14:paraId="1D0D8A84" w14:textId="34DB38B6" w:rsidR="00A2716D" w:rsidRPr="00FE2E12" w:rsidRDefault="009C0290" w:rsidP="00A103F7">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A103F7">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A103F7">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A103F7">
      <w:pPr>
        <w:pStyle w:val="Paragrafo"/>
      </w:pPr>
    </w:p>
    <w:p w14:paraId="44F68F2E" w14:textId="77777777" w:rsidR="00044162" w:rsidRDefault="00044162" w:rsidP="00A103F7">
      <w:pPr>
        <w:pStyle w:val="Paragrafo"/>
      </w:pPr>
      <w:r>
        <w:t xml:space="preserve">Finalmente, com o </w:t>
      </w:r>
      <w:r>
        <w:rPr>
          <w:i/>
          <w:iCs/>
        </w:rPr>
        <w:t>workspace</w:t>
      </w:r>
      <w: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i/>
          <w:iCs/>
        </w:rPr>
        <w:t>workspace</w:t>
      </w:r>
      <w:r>
        <w:t xml:space="preserve"> criado anteriormente. Desta maneira, o módulo de assistente pessoal não depende do IBM Watson diretamente, </w:t>
      </w:r>
      <w:r>
        <w:lastRenderedPageBreak/>
        <w:t>mas sim de uma classe de fachada que deve realizar o serviço de entendimento de linguagem natural.</w:t>
      </w:r>
    </w:p>
    <w:p w14:paraId="756B58B1" w14:textId="77777777" w:rsidR="00367CCC" w:rsidRPr="00FE2E12" w:rsidRDefault="00367CCC" w:rsidP="00A103F7">
      <w:pPr>
        <w:pStyle w:val="Paragrafo"/>
      </w:pPr>
    </w:p>
    <w:p w14:paraId="1009C136" w14:textId="242C93D9" w:rsidR="002731F2" w:rsidRPr="00FE2E12" w:rsidRDefault="009A0547" w:rsidP="00B93D02">
      <w:pPr>
        <w:pStyle w:val="Ttulo3"/>
      </w:pPr>
      <w:bookmarkStart w:id="62" w:name="_Toc531809270"/>
      <w:r w:rsidRPr="00FE2E12">
        <w:t>Assistente Pessoal</w:t>
      </w:r>
      <w:bookmarkEnd w:id="62"/>
    </w:p>
    <w:p w14:paraId="1920B73A" w14:textId="77777777" w:rsidR="002731F2" w:rsidRPr="00FE2E12" w:rsidRDefault="002731F2" w:rsidP="00A103F7">
      <w:pPr>
        <w:pStyle w:val="Paragrafo"/>
      </w:pPr>
    </w:p>
    <w:p w14:paraId="77F983ED" w14:textId="77777777" w:rsidR="000465E2" w:rsidRDefault="000465E2" w:rsidP="00A103F7">
      <w:pPr>
        <w:pStyle w:val="Paragrafo"/>
      </w:pPr>
      <w: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A103F7">
      <w:pPr>
        <w:pStyle w:val="Paragrafo"/>
      </w:pPr>
      <w:r>
        <w:t>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uma nova informação no banco de dados, dar inicio a um serviço, criar uma nova conta ou não realizar nenhuma ação e somente responder de volta ao usuário.</w:t>
      </w:r>
    </w:p>
    <w:p w14:paraId="5299459E" w14:textId="77777777" w:rsidR="000465E2" w:rsidRDefault="000465E2" w:rsidP="00A103F7">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 xml:space="preserve">o Bothub, pedindo a execução de um serviço, passando a ele as informações necessárias para o funcionamento deste. </w:t>
      </w:r>
      <w:r>
        <w:tab/>
      </w:r>
      <w:r>
        <w:tab/>
        <w:t>Por fim, ao receber a resposta do Bothub, a Lana encaminha a resposta do serviço realizado, através do ponto de acesso direto do agente de interface, ao responsável pela comunicação com o usuário requisitante.</w:t>
      </w:r>
    </w:p>
    <w:p w14:paraId="5D10ABF1" w14:textId="77777777" w:rsidR="000465E2" w:rsidRDefault="000465E2" w:rsidP="00A103F7">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A103F7">
      <w:pPr>
        <w:pStyle w:val="Paragrafo"/>
      </w:pPr>
      <w:r>
        <w:t xml:space="preserve">Finalmente, ao finalizar a implementação do módulo de assistente pessoal, foi criada uma API para que os agentes do módulo de interface possam realizar requisições a Lana. Em seguida, este módulo foi implantado em um Heroku Dyno para </w:t>
      </w:r>
      <w:r>
        <w:lastRenderedPageBreak/>
        <w:t>que possa estar disponível sempre que for necessário realizar qualquer ação com o SAP.</w:t>
      </w:r>
    </w:p>
    <w:p w14:paraId="32F4AE57" w14:textId="77777777" w:rsidR="002731F2" w:rsidRPr="00FE2E12" w:rsidRDefault="002731F2" w:rsidP="00A103F7">
      <w:pPr>
        <w:pStyle w:val="Paragrafo"/>
      </w:pPr>
    </w:p>
    <w:p w14:paraId="27C748FB" w14:textId="3ACFEA9E" w:rsidR="00FE220C" w:rsidRPr="00FE2E12" w:rsidRDefault="009A0547" w:rsidP="00B93D02">
      <w:pPr>
        <w:pStyle w:val="Ttulo3"/>
      </w:pPr>
      <w:bookmarkStart w:id="63" w:name="_Ref528852374"/>
      <w:bookmarkStart w:id="64" w:name="_Toc531809271"/>
      <w:r w:rsidRPr="00FE2E12">
        <w:t>Indexador de Bots</w:t>
      </w:r>
      <w:bookmarkEnd w:id="63"/>
      <w:bookmarkEnd w:id="64"/>
    </w:p>
    <w:p w14:paraId="15CD2C7E" w14:textId="77777777" w:rsidR="00FE220C" w:rsidRPr="00FE2E12" w:rsidRDefault="00FE220C" w:rsidP="00A103F7">
      <w:pPr>
        <w:pStyle w:val="Paragrafo"/>
      </w:pPr>
    </w:p>
    <w:p w14:paraId="7D9CF743" w14:textId="77777777" w:rsidR="0092262C" w:rsidRDefault="0092262C" w:rsidP="00A103F7">
      <w:pPr>
        <w:pStyle w:val="Paragrafo"/>
      </w:pPr>
      <w:r>
        <w:t xml:space="preserve">Objetivando a redução de acoplamento e dependência entre o módulo de assistente pessoal e os </w:t>
      </w:r>
      <w:r>
        <w:rPr>
          <w:i/>
          <w:iCs/>
        </w:rPr>
        <w:t>bots</w:t>
      </w:r>
      <w:r>
        <w:t xml:space="preserve"> extratores de dados, foi criado um módulo indexador de </w:t>
      </w:r>
      <w:r>
        <w:rPr>
          <w:i/>
          <w:iCs/>
        </w:rPr>
        <w:t>bots,</w:t>
      </w:r>
      <w:r>
        <w:t xml:space="preserve"> denominado Bothub. Um Bothub é a implementação de um índice de </w:t>
      </w:r>
      <w:r>
        <w:rPr>
          <w:i/>
          <w:iCs/>
        </w:rPr>
        <w:t>bots</w:t>
      </w:r>
      <w:r>
        <w:t xml:space="preserve"> que realizam ações que possuem o mesmo domínio, para este projeto foi implementado somente um indexador, o Bothub UESC, utilizando a linguagem de programação Python. O Bothub UESC é responsável por indexar os </w:t>
      </w:r>
      <w:r>
        <w:rPr>
          <w:i/>
          <w:iCs/>
        </w:rPr>
        <w:t>bots</w:t>
      </w:r>
      <w:r>
        <w:t xml:space="preserve"> que realizam serviços no contexto da universidade.</w:t>
      </w:r>
    </w:p>
    <w:p w14:paraId="09C6BDD4" w14:textId="77777777" w:rsidR="0092262C" w:rsidRDefault="0092262C" w:rsidP="00A103F7">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0606929B" w14:textId="7E1DAB45" w:rsidR="0014302E" w:rsidRDefault="0092262C" w:rsidP="00A103F7">
      <w:pPr>
        <w:pStyle w:val="Paragrafo"/>
      </w:pPr>
      <w:r>
        <w:t xml:space="preserve">Ao realizar uma requisição a um Bothub do módulo indexador de </w:t>
      </w:r>
      <w:r>
        <w:rPr>
          <w:i/>
          <w:iCs/>
        </w:rPr>
        <w:t>bots,</w:t>
      </w:r>
      <w:r>
        <w:t xml:space="preserve"> espera-se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A103F7">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A103F7">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A103F7">
      <w:pPr>
        <w:pStyle w:val="Paragrafo"/>
        <w:numPr>
          <w:ilvl w:val="0"/>
          <w:numId w:val="17"/>
        </w:numPr>
      </w:pPr>
      <w:r w:rsidRPr="00FE2E12">
        <w:t>mensagem.</w:t>
      </w:r>
    </w:p>
    <w:p w14:paraId="70CFC652" w14:textId="77777777" w:rsidR="0014302E" w:rsidRPr="00FE2E12" w:rsidRDefault="0014302E" w:rsidP="00A103F7">
      <w:pPr>
        <w:pStyle w:val="Paragrafo"/>
      </w:pPr>
    </w:p>
    <w:p w14:paraId="6DF8307F" w14:textId="77777777" w:rsidR="0014302E" w:rsidRPr="00FE2E12" w:rsidRDefault="0014302E" w:rsidP="00A103F7">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A103F7">
      <w:pPr>
        <w:pStyle w:val="Paragrafo"/>
      </w:pPr>
    </w:p>
    <w:p w14:paraId="18128C30" w14:textId="4DDB566A" w:rsidR="0014302E" w:rsidRPr="00FE2E12" w:rsidRDefault="008C7F93" w:rsidP="00A103F7">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A103F7">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A103F7">
      <w:pPr>
        <w:pStyle w:val="Paragrafo"/>
        <w:numPr>
          <w:ilvl w:val="0"/>
          <w:numId w:val="18"/>
        </w:numPr>
      </w:pPr>
      <w:r w:rsidRPr="00FE2E12">
        <w:lastRenderedPageBreak/>
        <w:t>m</w:t>
      </w:r>
      <w:r w:rsidR="0014302E" w:rsidRPr="00FE2E12">
        <w:t>ensagem;</w:t>
      </w:r>
    </w:p>
    <w:p w14:paraId="43E55815" w14:textId="0D58AEDA" w:rsidR="0014302E" w:rsidRPr="00FE2E12" w:rsidRDefault="008C7F93" w:rsidP="00A103F7">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A103F7">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A103F7">
      <w:pPr>
        <w:pStyle w:val="Paragrafo"/>
      </w:pPr>
    </w:p>
    <w:p w14:paraId="08320613" w14:textId="4FF904A6" w:rsidR="002A064C" w:rsidRDefault="002F7AE6" w:rsidP="00A103F7">
      <w:pPr>
        <w:pStyle w:val="Paragrafo"/>
      </w:pPr>
      <w:r>
        <w:t xml:space="preserve">Desta maneira, a Lana não precisa saber qual </w:t>
      </w:r>
      <w:r>
        <w:rPr>
          <w:i/>
          <w:iCs/>
        </w:rPr>
        <w:t>bot</w:t>
      </w:r>
      <w:r>
        <w:t xml:space="preserve"> é responsável por um serviço especifico, mas somente em qual contexto esse serviço se encaixa e requisitar o serviço ao BotHub deste âmbito, esta comunicação indireta do AP com os </w:t>
      </w:r>
      <w:r>
        <w:rPr>
          <w:i/>
          <w:iCs/>
        </w:rPr>
        <w:t>bots</w:t>
      </w:r>
      <w:r>
        <w:t xml:space="preserve"> extratores de dados pode ser observada na </w:t>
      </w:r>
      <w:r w:rsidR="008968D5">
        <w:fldChar w:fldCharType="begin"/>
      </w:r>
      <w:r w:rsidR="008968D5">
        <w:instrText xml:space="preserve"> REF _Ref529479386 \h </w:instrText>
      </w:r>
      <w:r w:rsidR="008968D5">
        <w:fldChar w:fldCharType="separate"/>
      </w:r>
      <w:r w:rsidR="0074106E" w:rsidRPr="00CD50F4">
        <w:t xml:space="preserve">Figura </w:t>
      </w:r>
      <w:r w:rsidR="0074106E">
        <w:rPr>
          <w:noProof/>
        </w:rPr>
        <w:t>8</w:t>
      </w:r>
      <w:r w:rsidR="008968D5">
        <w:fldChar w:fldCharType="end"/>
      </w:r>
      <w:r w:rsidR="008968D5">
        <w:t xml:space="preserve"> </w:t>
      </w:r>
      <w:r w:rsidR="002A064C">
        <w:t>apresentada no inicio deste tópico. Por fim, após a implementação do Bothub UESC, este foi hospedado em um Dyno na plataforma Heroku.</w:t>
      </w:r>
    </w:p>
    <w:p w14:paraId="16926832" w14:textId="2874140D" w:rsidR="003859C0" w:rsidRPr="00FE2E12" w:rsidRDefault="003859C0" w:rsidP="00A103F7">
      <w:pPr>
        <w:pStyle w:val="Paragrafo"/>
      </w:pPr>
    </w:p>
    <w:p w14:paraId="6FFC9439" w14:textId="6A84B3F6" w:rsidR="009A0547" w:rsidRPr="00FE2E12" w:rsidRDefault="009A0547" w:rsidP="00B93D02">
      <w:pPr>
        <w:pStyle w:val="Ttulo3"/>
      </w:pPr>
      <w:bookmarkStart w:id="65" w:name="_Toc531809272"/>
      <w:r w:rsidRPr="00FE2E12">
        <w:t>Bots Scrapers</w:t>
      </w:r>
      <w:bookmarkEnd w:id="65"/>
    </w:p>
    <w:p w14:paraId="0DEBA72D" w14:textId="77777777" w:rsidR="00182719" w:rsidRPr="00FE2E12" w:rsidRDefault="00182719" w:rsidP="00A103F7">
      <w:pPr>
        <w:pStyle w:val="Paragrafo"/>
      </w:pPr>
    </w:p>
    <w:p w14:paraId="59DD21AA" w14:textId="77777777" w:rsidR="00A063E4" w:rsidRDefault="00A063E4" w:rsidP="00A103F7">
      <w:pPr>
        <w:pStyle w:val="Paragrafo"/>
      </w:pPr>
      <w:r>
        <w:t xml:space="preserve">Visando a execução dos serviços disponibilizados pelo SAP, foram implementados dois </w:t>
      </w:r>
      <w:r>
        <w:rPr>
          <w:i/>
          <w:iCs/>
        </w:rPr>
        <w:t>bots</w:t>
      </w:r>
      <w:r>
        <w:t xml:space="preserve"> que utilizam a técnica de </w:t>
      </w:r>
      <w:r>
        <w:rPr>
          <w:i/>
          <w:iCs/>
        </w:rPr>
        <w:t>web scraping</w:t>
      </w:r>
      <w:r>
        <w:t xml:space="preserve"> para extrair informações do site da UESC, BotUESC, e do portal acadêmico Sagres, BotSagres. A implementação destes </w:t>
      </w:r>
      <w:r>
        <w:rPr>
          <w:i/>
          <w:iCs/>
        </w:rPr>
        <w:t>bots</w:t>
      </w:r>
      <w:r>
        <w:t xml:space="preserve"> foi realizada utilizando a linguagem de programação Python e o </w:t>
      </w:r>
      <w:r>
        <w:rPr>
          <w:i/>
          <w:iCs/>
        </w:rPr>
        <w:t>framework</w:t>
      </w:r>
      <w:r>
        <w:t xml:space="preserve"> Selenium WebDriver para facilitar o uso do </w:t>
      </w:r>
      <w:r>
        <w:rPr>
          <w:i/>
          <w:iCs/>
        </w:rPr>
        <w:t>web scraping</w:t>
      </w:r>
      <w:r>
        <w:t>.</w:t>
      </w:r>
    </w:p>
    <w:p w14:paraId="6DCB212E" w14:textId="77777777" w:rsidR="007E1110" w:rsidRDefault="00A063E4" w:rsidP="00A103F7">
      <w:pPr>
        <w:pStyle w:val="Paragrafo"/>
      </w:pPr>
      <w:r>
        <w:t xml:space="preserve">Para o funcionamento do Selenium, como já explicado no tópico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t xml:space="preserve">é necessário instalar um </w:t>
      </w:r>
      <w:r w:rsidR="007E1110">
        <w:rPr>
          <w:i/>
          <w:iCs/>
        </w:rPr>
        <w:t>driver</w:t>
      </w:r>
      <w:r w:rsidR="007E1110">
        <w:t xml:space="preserve"> do navegador </w:t>
      </w:r>
      <w:r w:rsidR="007E1110">
        <w:rPr>
          <w:i/>
          <w:iCs/>
        </w:rPr>
        <w:t>web</w:t>
      </w:r>
      <w:r w:rsidR="007E1110">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A103F7">
      <w:pPr>
        <w:pStyle w:val="Paragrafo"/>
      </w:pPr>
      <w:r>
        <w:t xml:space="preserve">Tendo em vista a automatização de uma implantação em um Droplet, onde diferentemente de um Heroku Dyno não é oferecido esta funcionalidade por padrão, 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2B41B9AF" w14:textId="44B14507" w:rsidR="00BA20A5" w:rsidRPr="00FE2E12" w:rsidRDefault="007E1110" w:rsidP="00A103F7">
      <w:pPr>
        <w:pStyle w:val="Paragrafo"/>
      </w:pPr>
      <w:r>
        <w:t xml:space="preserve">A implementação dos </w:t>
      </w:r>
      <w:r>
        <w:rPr>
          <w:i/>
          <w:iCs/>
        </w:rPr>
        <w:t xml:space="preserve">bots </w:t>
      </w:r>
      <w:r>
        <w:t xml:space="preserve">exigiu a criação de suas respectivas APIs para que o Bothub UESC pudesse realizar requisições diretamente aos </w:t>
      </w:r>
      <w:r>
        <w:rPr>
          <w:i/>
          <w:iCs/>
        </w:rPr>
        <w:t>bots</w:t>
      </w:r>
      <w:r>
        <w:t xml:space="preserve"> quando necessário. Desta maneira, os </w:t>
      </w:r>
      <w:r>
        <w:rPr>
          <w:i/>
          <w:iCs/>
        </w:rPr>
        <w:t xml:space="preserve">bots </w:t>
      </w:r>
      <w:r>
        <w:t xml:space="preserve">precisaram seguir a IDL previamente estabelecida para que a comunicação entre o indexador e o extrator seja realizada sem problemas, sendo assim, a configuração adotada exige que o ponto de acesso a requisição seja </w:t>
      </w:r>
      <w:r>
        <w:lastRenderedPageBreak/>
        <w:t>o nome do serviço a ser realizado e as informações passadas pela requisição são os parâmetros necessários para cada ação. Por exemplo, uma requisição ao ponto de acesso “uesc_listar_ultimos_</w:t>
      </w:r>
      <w:proofErr w:type="gramStart"/>
      <w:r>
        <w:t>editais” deve</w:t>
      </w:r>
      <w:proofErr w:type="gramEnd"/>
      <w:r>
        <w:t xml:space="preserve"> realizar a ação de listar os últimos editais 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A103F7">
      <w:pPr>
        <w:pStyle w:val="Paragrafo"/>
      </w:pPr>
    </w:p>
    <w:p w14:paraId="47CF45FE" w14:textId="092D62CE" w:rsidR="009A0547" w:rsidRPr="00FE2E12" w:rsidRDefault="00B864EF" w:rsidP="00B93D02">
      <w:pPr>
        <w:pStyle w:val="Ttulo4"/>
      </w:pPr>
      <w:bookmarkStart w:id="66" w:name="_Toc531809273"/>
      <w:r w:rsidRPr="00FE2E12">
        <w:t>Bot</w:t>
      </w:r>
      <w:r w:rsidR="00367CCC" w:rsidRPr="00FE2E12">
        <w:t>Sagres</w:t>
      </w:r>
      <w:bookmarkEnd w:id="66"/>
    </w:p>
    <w:p w14:paraId="63CF00FC" w14:textId="77777777" w:rsidR="00B2644B" w:rsidRPr="00FE2E12" w:rsidRDefault="00B2644B" w:rsidP="00A103F7">
      <w:pPr>
        <w:pStyle w:val="Paragrafo"/>
      </w:pPr>
    </w:p>
    <w:p w14:paraId="6ED3F3EA" w14:textId="5C3CF071" w:rsidR="00A076E2" w:rsidRDefault="00A076E2" w:rsidP="00A103F7">
      <w:pPr>
        <w:pStyle w:val="Paragrafo"/>
      </w:pPr>
      <w:r>
        <w:t>O BotSagres foi implementado visando a realizaç</w:t>
      </w:r>
      <w:r w:rsidR="008E7D91">
        <w:t xml:space="preserve">ão de ações no portal acadêmico </w:t>
      </w:r>
      <w:r>
        <w:t xml:space="preserve">Sagres. O desenvolvimento deste </w:t>
      </w:r>
      <w:r>
        <w:rPr>
          <w:i/>
          <w:iCs/>
        </w:rPr>
        <w:t>scraper</w:t>
      </w:r>
      <w:r>
        <w:t xml:space="preserve"> foi realizado observando o funcionamento do portal e identificando quais ações eram necessárias para extrair os dados do sistema. </w:t>
      </w:r>
    </w:p>
    <w:p w14:paraId="54413E82" w14:textId="77777777" w:rsidR="00A076E2" w:rsidRDefault="00A076E2" w:rsidP="00A103F7">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A103F7">
      <w:pPr>
        <w:pStyle w:val="Paragrafo"/>
      </w:pPr>
    </w:p>
    <w:p w14:paraId="4D46F331" w14:textId="3AC7C5D2" w:rsidR="00132423" w:rsidRPr="00FE2E12" w:rsidRDefault="0003063F" w:rsidP="00A103F7">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A103F7">
      <w:pPr>
        <w:pStyle w:val="Paragrafo"/>
        <w:numPr>
          <w:ilvl w:val="0"/>
          <w:numId w:val="20"/>
        </w:numPr>
      </w:pPr>
      <w:r w:rsidRPr="00FE2E12">
        <w:t>e</w:t>
      </w:r>
      <w:r w:rsidR="00F41C8A" w:rsidRPr="00FE2E12">
        <w:t>nviar uma imagem com os horários de aula;</w:t>
      </w:r>
    </w:p>
    <w:p w14:paraId="1162FD20" w14:textId="17C75138" w:rsidR="00F41C8A" w:rsidRPr="00FE2E12" w:rsidRDefault="0003063F" w:rsidP="00A103F7">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A103F7">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A103F7">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A103F7">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A103F7">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A103F7">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A103F7">
      <w:pPr>
        <w:pStyle w:val="Paragrafo"/>
      </w:pPr>
    </w:p>
    <w:p w14:paraId="244BC1BA" w14:textId="4F399C40" w:rsidR="00F41C8A" w:rsidRPr="00FE2E12" w:rsidRDefault="00F41C8A" w:rsidP="00A103F7">
      <w:pPr>
        <w:pStyle w:val="Paragrafo"/>
      </w:pPr>
      <w:r w:rsidRPr="00FE2E12">
        <w:t>Já para os professores, foi decidido que as seguintes funcionalidades seriam implementadas:</w:t>
      </w:r>
    </w:p>
    <w:p w14:paraId="7A337E29" w14:textId="77777777" w:rsidR="00F41C8A" w:rsidRPr="00FE2E12" w:rsidRDefault="00F41C8A" w:rsidP="00A103F7">
      <w:pPr>
        <w:pStyle w:val="Paragrafo"/>
      </w:pPr>
    </w:p>
    <w:p w14:paraId="247BEC4C" w14:textId="64B3ED11" w:rsidR="00F41C8A" w:rsidRPr="00FE2E12" w:rsidRDefault="009744A4" w:rsidP="00A103F7">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A103F7">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A103F7">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A103F7">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A103F7">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A103F7">
      <w:pPr>
        <w:pStyle w:val="Paragrafo"/>
      </w:pPr>
    </w:p>
    <w:p w14:paraId="4C4584DE" w14:textId="77777777" w:rsidR="00011D44" w:rsidRDefault="00011D44" w:rsidP="00A103F7">
      <w:pPr>
        <w:pStyle w:val="Paragrafo"/>
      </w:pPr>
      <w:r>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A103F7">
      <w:pPr>
        <w:pStyle w:val="Paragrafo"/>
      </w:pPr>
      <w:r>
        <w:t>Por fim, todas as funcionalidades foram implementadas e testadas, e finalmente o BotSagres foi implantado no Droplet para que poder ser acessado a qualquer momento.</w:t>
      </w:r>
    </w:p>
    <w:p w14:paraId="412A153B" w14:textId="77777777" w:rsidR="007A250B" w:rsidRPr="00FE2E12" w:rsidRDefault="007A250B" w:rsidP="00A103F7">
      <w:pPr>
        <w:pStyle w:val="Paragrafo"/>
      </w:pPr>
    </w:p>
    <w:p w14:paraId="75BD01B4" w14:textId="646361FC" w:rsidR="009A0547" w:rsidRPr="00FE2E12" w:rsidRDefault="00B864EF" w:rsidP="00B93D02">
      <w:pPr>
        <w:pStyle w:val="Ttulo4"/>
      </w:pPr>
      <w:bookmarkStart w:id="67" w:name="_Toc531809274"/>
      <w:r w:rsidRPr="00FE2E12">
        <w:t>Bot</w:t>
      </w:r>
      <w:r w:rsidR="009A0547" w:rsidRPr="00FE2E12">
        <w:t>UESC</w:t>
      </w:r>
      <w:bookmarkEnd w:id="67"/>
    </w:p>
    <w:p w14:paraId="0409C3EC" w14:textId="77777777" w:rsidR="00747825" w:rsidRPr="00FE2E12" w:rsidRDefault="00747825" w:rsidP="00A103F7">
      <w:pPr>
        <w:pStyle w:val="Paragrafo"/>
      </w:pPr>
    </w:p>
    <w:p w14:paraId="7E40EF6E" w14:textId="77777777" w:rsidR="00E66FBD" w:rsidRDefault="00E66FBD" w:rsidP="00A103F7">
      <w:pPr>
        <w:pStyle w:val="Paragrafo"/>
      </w:pPr>
      <w:r>
        <w:t xml:space="preserve">A implementação do BotUESC visa extrair informações diretamente do site da UESC. Similarmente ao BotSagres, o desenvolvimento deste </w:t>
      </w:r>
      <w:r>
        <w:rPr>
          <w:i/>
          <w:iCs/>
        </w:rPr>
        <w:t>bot</w:t>
      </w:r>
      <w:r>
        <w:t xml:space="preserve"> foi realizado a partir de observações do funcionamento do sistema, na tentativa de descobrir as informações necessárias para realizar cada ação.</w:t>
      </w:r>
    </w:p>
    <w:p w14:paraId="1C2E51DD" w14:textId="77777777" w:rsidR="00E66FBD" w:rsidRDefault="00E66FBD" w:rsidP="00A103F7">
      <w:pPr>
        <w:pStyle w:val="Paragrafo"/>
      </w:pPr>
      <w:r>
        <w:t>Após analisar possíveis utilidade e viabilidade da obtenção de algumas informações no site da UESC, foi decidido a implementação das seguintes funcionalidades:</w:t>
      </w:r>
    </w:p>
    <w:p w14:paraId="4B7222E2" w14:textId="77777777" w:rsidR="00CD2299" w:rsidRPr="00FE2E12" w:rsidRDefault="00CD2299" w:rsidP="00A103F7">
      <w:pPr>
        <w:pStyle w:val="Paragrafo"/>
      </w:pPr>
    </w:p>
    <w:p w14:paraId="74B12439" w14:textId="395266C2" w:rsidR="00CD2299" w:rsidRPr="00FE2E12" w:rsidRDefault="003F2C75" w:rsidP="00A103F7">
      <w:pPr>
        <w:pStyle w:val="Paragrafo"/>
        <w:numPr>
          <w:ilvl w:val="0"/>
          <w:numId w:val="22"/>
        </w:numPr>
      </w:pPr>
      <w:r w:rsidRPr="00FE2E12">
        <w:t>l</w:t>
      </w:r>
      <w:r w:rsidR="003D3451" w:rsidRPr="00FE2E12">
        <w:t>istar noticias recentes;</w:t>
      </w:r>
    </w:p>
    <w:p w14:paraId="366A1758" w14:textId="17E842DE" w:rsidR="003D3451" w:rsidRPr="00FE2E12" w:rsidRDefault="003F2C75" w:rsidP="00A103F7">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A103F7">
      <w:pPr>
        <w:pStyle w:val="Paragrafo"/>
        <w:numPr>
          <w:ilvl w:val="0"/>
          <w:numId w:val="22"/>
        </w:numPr>
      </w:pPr>
      <w:r w:rsidRPr="00FE2E12">
        <w:t>l</w:t>
      </w:r>
      <w:r w:rsidR="003D3451" w:rsidRPr="00FE2E12">
        <w:t>istar resultados recentes;</w:t>
      </w:r>
    </w:p>
    <w:p w14:paraId="232147CA" w14:textId="40676618" w:rsidR="003D3451" w:rsidRPr="00FE2E12" w:rsidRDefault="003F2C75" w:rsidP="00A103F7">
      <w:pPr>
        <w:pStyle w:val="Paragrafo"/>
        <w:numPr>
          <w:ilvl w:val="0"/>
          <w:numId w:val="22"/>
        </w:numPr>
      </w:pPr>
      <w:r w:rsidRPr="00FE2E12">
        <w:t>l</w:t>
      </w:r>
      <w:r w:rsidR="003D3451" w:rsidRPr="00FE2E12">
        <w:t>istar editais recentes;</w:t>
      </w:r>
    </w:p>
    <w:p w14:paraId="7C956487" w14:textId="4D5D54C5" w:rsidR="003D3451" w:rsidRPr="00FE2E12" w:rsidRDefault="003F2C75" w:rsidP="00A103F7">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A103F7">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A103F7">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A103F7">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A103F7">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A103F7">
      <w:pPr>
        <w:pStyle w:val="Paragrafo"/>
      </w:pPr>
    </w:p>
    <w:p w14:paraId="7588A8E2" w14:textId="77777777" w:rsidR="001C3793" w:rsidRDefault="001C3793" w:rsidP="00A103F7">
      <w:pPr>
        <w:pStyle w:val="Paragrafo"/>
      </w:pPr>
      <w:r>
        <w:lastRenderedPageBreak/>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A103F7">
      <w:pPr>
        <w:pStyle w:val="Paragrafo"/>
      </w:pPr>
      <w:r>
        <w:t xml:space="preserve">Finalmente, todos os serviços propostos foram devidamente desenvolvidos e testados, por fim, o </w:t>
      </w:r>
      <w:r>
        <w:rPr>
          <w:i/>
          <w:iCs/>
        </w:rPr>
        <w:t>bot</w:t>
      </w:r>
      <w:r>
        <w:t xml:space="preserve"> foi implantado com sucesso no DigitalOcean Droplet e pode ser requisitado para realizar qualquer um dos serviços disponíveis.</w:t>
      </w:r>
    </w:p>
    <w:p w14:paraId="06A98F0E" w14:textId="77777777" w:rsidR="00B318A6" w:rsidRPr="00FE2E12" w:rsidRDefault="00B318A6" w:rsidP="00A103F7">
      <w:pPr>
        <w:pStyle w:val="Paragrafo"/>
      </w:pPr>
    </w:p>
    <w:p w14:paraId="31E1C183" w14:textId="77777777" w:rsidR="00B318A6" w:rsidRPr="00FE2E12" w:rsidRDefault="00B318A6" w:rsidP="00A103F7">
      <w:pPr>
        <w:pStyle w:val="Paragrafo"/>
      </w:pPr>
    </w:p>
    <w:p w14:paraId="488BA476" w14:textId="633F6B4E" w:rsidR="003F0C2E" w:rsidRPr="006D7E69" w:rsidRDefault="006D7E69" w:rsidP="006D7E69">
      <w:pPr>
        <w:spacing w:line="240" w:lineRule="auto"/>
        <w:jc w:val="left"/>
        <w:rPr>
          <w:rFonts w:eastAsia="Arial Unicode MS" w:cs="Arial Unicode MS"/>
          <w:color w:val="000000" w:themeColor="text1"/>
          <w:u w:color="000000"/>
          <w:lang w:val="pt-PT"/>
        </w:rPr>
      </w:pPr>
      <w:r>
        <w:br w:type="page"/>
      </w:r>
    </w:p>
    <w:p w14:paraId="2071862D" w14:textId="251DCE61" w:rsidR="003D3108" w:rsidRPr="00FE2E12" w:rsidRDefault="003D3108" w:rsidP="00902231">
      <w:pPr>
        <w:pStyle w:val="Ttulo1"/>
      </w:pPr>
      <w:bookmarkStart w:id="68" w:name="_Toc531809275"/>
      <w:r w:rsidRPr="00FE2E12">
        <w:lastRenderedPageBreak/>
        <w:t>RESULTADOS E DISCUSSÕES</w:t>
      </w:r>
      <w:bookmarkEnd w:id="68"/>
    </w:p>
    <w:p w14:paraId="7690B266" w14:textId="77777777" w:rsidR="00C067C4" w:rsidRPr="00FE2E12" w:rsidRDefault="00C067C4" w:rsidP="00A103F7">
      <w:pPr>
        <w:pStyle w:val="Paragrafo"/>
      </w:pPr>
    </w:p>
    <w:p w14:paraId="5EE25E47" w14:textId="77777777" w:rsidR="00117ABF" w:rsidRDefault="00117ABF" w:rsidP="00A103F7">
      <w:pPr>
        <w:pStyle w:val="Paragrafo"/>
      </w:pPr>
      <w:r>
        <w:t xml:space="preserve">Ao finalizar a implementação de todos os módulos, e estabelecer a comunicação entre eles, a Lana já estava em pleno funcionamento com todos os seus serviços disponíveis para acesso ao público a partir do </w:t>
      </w:r>
      <w:r>
        <w:rPr>
          <w:i/>
          <w:iCs/>
        </w:rPr>
        <w:t>bot</w:t>
      </w:r>
      <w: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 O desenvolvimento dos agentes de interface foi realizado assim como o esperado, sem ocorrer nenhum problema. </w:t>
      </w:r>
    </w:p>
    <w:p w14:paraId="2D47A7E8" w14:textId="77777777" w:rsidR="00117ABF" w:rsidRDefault="00117ABF" w:rsidP="00A103F7">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A103F7">
      <w:pPr>
        <w:pStyle w:val="Paragrafo"/>
      </w:pPr>
      <w: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A103F7">
      <w:pPr>
        <w:pStyle w:val="Paragrafo"/>
      </w:pPr>
      <w: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A103F7">
      <w:pPr>
        <w:pStyle w:val="Paragrafo"/>
      </w:pPr>
      <w: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w:t>
      </w:r>
      <w:r>
        <w:lastRenderedPageBreak/>
        <w:t xml:space="preserve">disciplina de forma diferente ou abreviada, desta maneira.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A103F7">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A103F7">
      <w:pPr>
        <w:pStyle w:val="Paragrafo"/>
      </w:pPr>
      <w: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6B06A340" w:rsidR="00117ABF" w:rsidRDefault="00117ABF" w:rsidP="00A103F7">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w:t>
      </w:r>
      <w:r w:rsidR="00E66751">
        <w:t xml:space="preserve">. </w:t>
      </w:r>
      <w:r w:rsidR="009A3232">
        <w:t xml:space="preserve">Estas incoerências na disposição dos dados no site dificultam a automatização da recuperação de informações, pois seria </w:t>
      </w:r>
      <w:r w:rsidR="009A3232">
        <w:lastRenderedPageBreak/>
        <w:t xml:space="preserve">necessário implementar diferentes maneiras de buscar dados semelhantes para cada curso e departamento da universidade, o que deixaria o código fonte mais complexo e dificultaria a manutenção do </w:t>
      </w:r>
      <w:r w:rsidR="009A3232">
        <w:rPr>
          <w:i/>
        </w:rPr>
        <w:t>bot</w:t>
      </w:r>
      <w:r w:rsidR="009A3232">
        <w:t xml:space="preserve"> caso houvesse novas mudanças na estruturação das páginas. A dificuldade e extensão de implementações especificas </w:t>
      </w:r>
      <w:r>
        <w:t xml:space="preserve">foram os motivos para </w:t>
      </w:r>
      <w:r w:rsidR="009A3232">
        <w:t xml:space="preserve">a inviabilização </w:t>
      </w:r>
      <w:r>
        <w:t>desta e de outras mais ações. Por fim, todas as funcionalidades propostas foram implementadas sem problemas e obtiveram resultados corretos, como já esperado, visto que parte das funcionalidades desejadas já haviam sido consideradas inviáveis.</w:t>
      </w:r>
    </w:p>
    <w:p w14:paraId="25CD1850" w14:textId="77777777" w:rsidR="00117ABF" w:rsidRDefault="00117ABF" w:rsidP="00A103F7">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0667528D" w:rsidR="004B627C" w:rsidRPr="00FE2E12" w:rsidRDefault="00117ABF" w:rsidP="00A103F7">
      <w:pPr>
        <w:pStyle w:val="Paragrafo"/>
      </w:pPr>
      <w:r>
        <w:t>A Lana pode ser vista em funcionamento no Telegram na</w:t>
      </w:r>
      <w:r w:rsidR="00750409">
        <w:t xml:space="preserve"> </w:t>
      </w:r>
      <w:r w:rsidR="00750409">
        <w:fldChar w:fldCharType="begin"/>
      </w:r>
      <w:r w:rsidR="00750409">
        <w:instrText xml:space="preserve"> REF _Ref529479555 \h </w:instrText>
      </w:r>
      <w:r w:rsidR="00750409">
        <w:fldChar w:fldCharType="separate"/>
      </w:r>
      <w:r w:rsidR="003960FD">
        <w:t xml:space="preserve">Figura </w:t>
      </w:r>
      <w:r w:rsidR="003960FD">
        <w:rPr>
          <w:noProof/>
        </w:rPr>
        <w:t>12</w:t>
      </w:r>
      <w:r w:rsidR="00750409">
        <w:fldChar w:fldCharType="end"/>
      </w:r>
      <w:r w:rsidR="00F249E0" w:rsidRPr="00FE2E12">
        <w:t xml:space="preserve">, </w:t>
      </w:r>
      <w:r w:rsidR="0074106E">
        <w:t>nesta é mostrado</w:t>
      </w:r>
      <w:r w:rsidR="00E319A6">
        <w:t xml:space="preserve">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i/>
          <w:iCs/>
        </w:rPr>
        <w:t>site</w:t>
      </w:r>
      <w:r w:rsidR="00E319A6">
        <w:t xml:space="preserve"> de cada colegiado.</w:t>
      </w:r>
      <w:r w:rsidR="00446EDA">
        <w:t xml:space="preserve"> </w:t>
      </w:r>
    </w:p>
    <w:p w14:paraId="69C0F464" w14:textId="2A28C0C6" w:rsidR="0066486A" w:rsidRDefault="0066486A" w:rsidP="00A311DD">
      <w:pPr>
        <w:pStyle w:val="Legenda"/>
      </w:pPr>
      <w:bookmarkStart w:id="69" w:name="_Ref529479555"/>
      <w:bookmarkStart w:id="70" w:name="_Toc531809192"/>
      <w:r>
        <w:lastRenderedPageBreak/>
        <w:t xml:space="preserve">Figura </w:t>
      </w:r>
      <w:fldSimple w:instr=" SEQ Figura \* ARABIC ">
        <w:r w:rsidR="00927642">
          <w:rPr>
            <w:noProof/>
          </w:rPr>
          <w:t>12</w:t>
        </w:r>
      </w:fldSimple>
      <w:bookmarkEnd w:id="69"/>
      <w:r>
        <w:t xml:space="preserve"> - Conversação mostrando a Lana em funcionamento no aplicativo Telegram.</w:t>
      </w:r>
      <w:bookmarkEnd w:id="70"/>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52F3632E">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3F0D3F">
      <w:pPr>
        <w:keepNext/>
        <w:spacing w:line="480" w:lineRule="auto"/>
        <w:jc w:val="center"/>
        <w:rPr>
          <w:rFonts w:cs="Arial"/>
          <w:sz w:val="20"/>
          <w:szCs w:val="20"/>
        </w:rPr>
      </w:pPr>
    </w:p>
    <w:p w14:paraId="32AC35BC" w14:textId="6B100E6B" w:rsidR="00814AC5" w:rsidRDefault="008341DE" w:rsidP="00A103F7">
      <w:pPr>
        <w:pStyle w:val="Paragrafo"/>
      </w:pPr>
      <w:r>
        <w:t>A</w:t>
      </w:r>
      <w:r w:rsidR="00E108C7">
        <w:t xml:space="preserve"> </w:t>
      </w:r>
      <w:r w:rsidR="00FE01C5">
        <w:fldChar w:fldCharType="begin"/>
      </w:r>
      <w:r w:rsidR="00FE01C5">
        <w:instrText xml:space="preserve"> REF _Ref530488783 \h </w:instrText>
      </w:r>
      <w:r w:rsidR="00FE01C5">
        <w:fldChar w:fldCharType="separate"/>
      </w:r>
      <w:r w:rsidR="00FE01C5">
        <w:t xml:space="preserve">Figura </w:t>
      </w:r>
      <w:r w:rsidR="00FE01C5">
        <w:rPr>
          <w:noProof/>
        </w:rPr>
        <w:t>13</w:t>
      </w:r>
      <w:r w:rsidR="00FE01C5">
        <w:fldChar w:fldCharType="end"/>
      </w:r>
      <w:r>
        <w:t xml:space="preserve"> mostra </w:t>
      </w:r>
      <w:r w:rsidR="00E108C7">
        <w:t xml:space="preserve">um cliente </w:t>
      </w:r>
      <w:r>
        <w:t xml:space="preserve">perguntando </w:t>
      </w:r>
      <w:r w:rsidR="00E108C7">
        <w:t>a Lana</w:t>
      </w:r>
      <w:r w:rsidR="00451CF7">
        <w:t>, a partir do Telegram,</w:t>
      </w:r>
      <w:r w:rsidR="00E108C7">
        <w:t xml:space="preserve"> quais são os serviços realizados por ela, então é respondido de maneira geral algumas das principais ações implementadas. </w:t>
      </w:r>
    </w:p>
    <w:p w14:paraId="15BEA807" w14:textId="2C74E50D" w:rsidR="00E108C7" w:rsidRDefault="00E108C7" w:rsidP="00A311DD">
      <w:pPr>
        <w:pStyle w:val="Legenda"/>
      </w:pPr>
      <w:bookmarkStart w:id="71" w:name="_Ref530488783"/>
      <w:bookmarkStart w:id="72" w:name="_Ref530488366"/>
      <w:bookmarkStart w:id="73" w:name="_Toc531809193"/>
      <w:r>
        <w:lastRenderedPageBreak/>
        <w:t xml:space="preserve">Figura </w:t>
      </w:r>
      <w:fldSimple w:instr=" SEQ Figura \* ARABIC ">
        <w:r w:rsidR="00927642">
          <w:rPr>
            <w:noProof/>
          </w:rPr>
          <w:t>13</w:t>
        </w:r>
      </w:fldSimple>
      <w:bookmarkEnd w:id="71"/>
      <w:r>
        <w:t xml:space="preserve"> - Lana informando suas principais funcionalidades.</w:t>
      </w:r>
      <w:bookmarkEnd w:id="73"/>
    </w:p>
    <w:p w14:paraId="1D8AC957" w14:textId="705ADF3A" w:rsidR="00530F46" w:rsidRPr="00530F46" w:rsidRDefault="00E108C7" w:rsidP="00530F46">
      <w:pPr>
        <w:jc w:val="center"/>
      </w:pPr>
      <w:r>
        <w:rPr>
          <w:noProof/>
          <w:lang w:eastAsia="pt-BR"/>
        </w:rPr>
        <w:drawing>
          <wp:inline distT="0" distB="0" distL="0" distR="0" wp14:anchorId="19611B83" wp14:editId="6E1EE769">
            <wp:extent cx="2590165" cy="5180330"/>
            <wp:effectExtent l="0" t="0" r="635" b="1270"/>
            <wp:docPr id="20" name="Imagem 20" descr="L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165" cy="5180330"/>
                    </a:xfrm>
                    <a:prstGeom prst="rect">
                      <a:avLst/>
                    </a:prstGeom>
                    <a:noFill/>
                    <a:ln>
                      <a:noFill/>
                    </a:ln>
                  </pic:spPr>
                </pic:pic>
              </a:graphicData>
            </a:graphic>
          </wp:inline>
        </w:drawing>
      </w:r>
    </w:p>
    <w:p w14:paraId="11CF6C4E" w14:textId="77777777" w:rsidR="002B0EF9" w:rsidRDefault="002B0EF9" w:rsidP="00530F46">
      <w:pPr>
        <w:spacing w:line="240" w:lineRule="auto"/>
        <w:jc w:val="center"/>
      </w:pPr>
    </w:p>
    <w:p w14:paraId="7CEAB86E" w14:textId="0C8D6F36" w:rsidR="00610BA5" w:rsidRDefault="00E108C7" w:rsidP="008D4E8C">
      <w:pPr>
        <w:spacing w:line="240" w:lineRule="auto"/>
        <w:jc w:val="center"/>
      </w:pPr>
      <w:r w:rsidRPr="008D4E8C">
        <w:rPr>
          <w:sz w:val="20"/>
          <w:szCs w:val="20"/>
        </w:rPr>
        <w:t>Fonte: elaborado pelo autor.</w:t>
      </w:r>
    </w:p>
    <w:p w14:paraId="317356A1" w14:textId="77777777" w:rsidR="002B0EF9" w:rsidRDefault="002B0EF9" w:rsidP="008D4E8C">
      <w:pPr>
        <w:spacing w:line="480" w:lineRule="auto"/>
        <w:jc w:val="center"/>
      </w:pPr>
    </w:p>
    <w:p w14:paraId="6AB46786" w14:textId="6F689A2A" w:rsidR="001C26A3" w:rsidRDefault="001C26A3" w:rsidP="00A103F7">
      <w:pPr>
        <w:pStyle w:val="Paragrafo"/>
      </w:pPr>
      <w:r>
        <w:t xml:space="preserve">A </w:t>
      </w:r>
      <w:r>
        <w:fldChar w:fldCharType="begin"/>
      </w:r>
      <w:r>
        <w:instrText xml:space="preserve"> REF _Ref530489099 \h </w:instrText>
      </w:r>
      <w:r>
        <w:fldChar w:fldCharType="separate"/>
      </w:r>
      <w:r>
        <w:t xml:space="preserve">Figura </w:t>
      </w:r>
      <w:r>
        <w:rPr>
          <w:noProof/>
        </w:rPr>
        <w:t>14</w:t>
      </w:r>
      <w:r>
        <w:fldChar w:fldCharType="end"/>
      </w:r>
      <w:r>
        <w:t xml:space="preserve"> apresenta a Lana realizando ações para um professor por meio da aplicação Telegram, n</w:t>
      </w:r>
      <w:r w:rsidR="008201D9">
        <w:t xml:space="preserve">ela </w:t>
      </w:r>
      <w:r>
        <w:t xml:space="preserve">é possível observar a requisição da listagem de disciplinas ministradas, para isso a AP requisita ao cliente a senha do portal Sagres para realizar tal operação, visto que este usuário já havia utilizado a Lana posteriormente não foi necessário informar o nome de usuário, após receber a senha foi realizado o serviço e enviado a resposta </w:t>
      </w:r>
      <w:r w:rsidR="004569B7">
        <w:t xml:space="preserve">ao cliente. </w:t>
      </w:r>
    </w:p>
    <w:p w14:paraId="30CF1A5B" w14:textId="77777777" w:rsidR="002B0EF9" w:rsidRPr="002B0EF9" w:rsidRDefault="002B0EF9" w:rsidP="002B0EF9"/>
    <w:p w14:paraId="74548A72" w14:textId="77777777" w:rsidR="00E108C7" w:rsidRPr="00E108C7" w:rsidRDefault="00E108C7" w:rsidP="002B0EF9"/>
    <w:p w14:paraId="5D61A4B8" w14:textId="77777777" w:rsidR="00E108C7" w:rsidRPr="00E108C7" w:rsidRDefault="00E108C7" w:rsidP="002B0EF9"/>
    <w:p w14:paraId="577B85FB" w14:textId="77777777" w:rsidR="00E108C7" w:rsidRDefault="00E108C7" w:rsidP="00A311DD">
      <w:pPr>
        <w:pStyle w:val="Legenda"/>
      </w:pPr>
    </w:p>
    <w:p w14:paraId="1896414E" w14:textId="3184122E" w:rsidR="00C36CF2" w:rsidRDefault="00C36CF2" w:rsidP="00A311DD">
      <w:pPr>
        <w:pStyle w:val="Legenda"/>
      </w:pPr>
      <w:bookmarkStart w:id="74" w:name="_Ref530489099"/>
      <w:bookmarkStart w:id="75" w:name="_Toc531809194"/>
      <w:r>
        <w:t xml:space="preserve">Figura </w:t>
      </w:r>
      <w:fldSimple w:instr=" SEQ Figura \* ARABIC ">
        <w:r w:rsidR="00927642">
          <w:rPr>
            <w:noProof/>
          </w:rPr>
          <w:t>14</w:t>
        </w:r>
      </w:fldSimple>
      <w:bookmarkEnd w:id="72"/>
      <w:bookmarkEnd w:id="74"/>
      <w:r>
        <w:t xml:space="preserve"> - Lana realizando ações para professor no Telegram</w:t>
      </w:r>
      <w:r w:rsidR="007E069C">
        <w:t>.</w:t>
      </w:r>
      <w:bookmarkEnd w:id="75"/>
    </w:p>
    <w:p w14:paraId="5A58A884" w14:textId="1C93CE6A" w:rsidR="009E167E" w:rsidRDefault="00990F84" w:rsidP="004117C7">
      <w:pPr>
        <w:pStyle w:val="Paragrafo"/>
        <w:jc w:val="center"/>
      </w:pPr>
      <w:bookmarkStart w:id="76" w:name="_GoBack"/>
      <w:r>
        <w:rPr>
          <w:noProof/>
          <w:lang w:eastAsia="pt-BR"/>
        </w:rPr>
        <w:drawing>
          <wp:inline distT="0" distB="0" distL="0" distR="0" wp14:anchorId="4A12D0CF" wp14:editId="1F12575A">
            <wp:extent cx="2547620" cy="5095240"/>
            <wp:effectExtent l="0" t="0" r="0" b="10160"/>
            <wp:docPr id="23" name="Imagem 23" descr="l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a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7620" cy="5095240"/>
                    </a:xfrm>
                    <a:prstGeom prst="rect">
                      <a:avLst/>
                    </a:prstGeom>
                    <a:noFill/>
                    <a:ln>
                      <a:noFill/>
                    </a:ln>
                  </pic:spPr>
                </pic:pic>
              </a:graphicData>
            </a:graphic>
          </wp:inline>
        </w:drawing>
      </w:r>
      <w:bookmarkEnd w:id="76"/>
    </w:p>
    <w:p w14:paraId="2645DED8" w14:textId="77777777" w:rsidR="00FB5BE9" w:rsidRDefault="00FB5BE9" w:rsidP="00A103F7">
      <w:pPr>
        <w:pStyle w:val="Paragrafo"/>
      </w:pPr>
    </w:p>
    <w:p w14:paraId="75A554A5" w14:textId="644BA29F" w:rsidR="00FB5BE9" w:rsidRPr="00132C42" w:rsidRDefault="00FB5BE9" w:rsidP="00B17356">
      <w:pPr>
        <w:spacing w:line="240" w:lineRule="auto"/>
        <w:jc w:val="center"/>
        <w:rPr>
          <w:sz w:val="20"/>
          <w:szCs w:val="20"/>
        </w:rPr>
      </w:pPr>
      <w:r w:rsidRPr="00132C42">
        <w:rPr>
          <w:sz w:val="20"/>
          <w:szCs w:val="20"/>
        </w:rPr>
        <w:t>Fonte: elaborado pelo autor.</w:t>
      </w:r>
    </w:p>
    <w:p w14:paraId="00349F80" w14:textId="77777777" w:rsidR="009B6B95" w:rsidRDefault="009B6B95" w:rsidP="00A103F7">
      <w:pPr>
        <w:pStyle w:val="Paragrafo"/>
      </w:pPr>
    </w:p>
    <w:p w14:paraId="7FF37F0F" w14:textId="6A310E8E" w:rsidR="00E247D3" w:rsidRDefault="00E247D3" w:rsidP="00A103F7">
      <w:pPr>
        <w:pStyle w:val="Paragrafo"/>
      </w:pPr>
      <w:r>
        <w:t xml:space="preserve">Em seguida a </w:t>
      </w:r>
      <w:r>
        <w:fldChar w:fldCharType="begin"/>
      </w:r>
      <w:r>
        <w:instrText xml:space="preserve"> REF _Ref530488381 \h </w:instrText>
      </w:r>
      <w:r>
        <w:fldChar w:fldCharType="separate"/>
      </w:r>
      <w:r>
        <w:t xml:space="preserve">Figura </w:t>
      </w:r>
      <w:r>
        <w:rPr>
          <w:noProof/>
        </w:rPr>
        <w:t>15</w:t>
      </w:r>
      <w:r>
        <w:fldChar w:fldCharType="end"/>
      </w:r>
      <w:r>
        <w:t xml:space="preserve"> apresenta a realização de uma outra requisição para o envio dos horários de aulas a serem ministrados no semestre, por fim a Lana responde a essa requisição enviando uma imagem contendo estes horários. </w:t>
      </w:r>
    </w:p>
    <w:p w14:paraId="0433B67B" w14:textId="77777777" w:rsidR="00E247D3" w:rsidRPr="002532FD" w:rsidRDefault="00E247D3" w:rsidP="00A103F7">
      <w:pPr>
        <w:pStyle w:val="Paragrafo"/>
      </w:pPr>
    </w:p>
    <w:p w14:paraId="69480002" w14:textId="35F01C6E" w:rsidR="00FB5BE9" w:rsidRDefault="00FB5BE9" w:rsidP="00A311DD">
      <w:pPr>
        <w:pStyle w:val="Legenda"/>
      </w:pPr>
      <w:bookmarkStart w:id="77" w:name="_Ref530488381"/>
      <w:bookmarkStart w:id="78" w:name="_Toc531809195"/>
      <w:r>
        <w:lastRenderedPageBreak/>
        <w:t xml:space="preserve">Figura </w:t>
      </w:r>
      <w:fldSimple w:instr=" SEQ Figura \* ARABIC ">
        <w:r w:rsidR="00927642">
          <w:rPr>
            <w:noProof/>
          </w:rPr>
          <w:t>15</w:t>
        </w:r>
      </w:fldSimple>
      <w:bookmarkEnd w:id="77"/>
      <w:r>
        <w:t xml:space="preserve"> - </w:t>
      </w:r>
      <w:r w:rsidRPr="00CD3961">
        <w:t>Lana realizando ações para professor no Telegram</w:t>
      </w:r>
      <w:r w:rsidR="007E069C">
        <w:t>.</w:t>
      </w:r>
      <w:bookmarkEnd w:id="78"/>
    </w:p>
    <w:p w14:paraId="1645ABE5" w14:textId="66B4A9C6" w:rsidR="009E167E" w:rsidRDefault="0002714C" w:rsidP="004117C7">
      <w:pPr>
        <w:pStyle w:val="Paragrafo"/>
        <w:jc w:val="center"/>
      </w:pPr>
      <w:r>
        <w:rPr>
          <w:noProof/>
          <w:lang w:eastAsia="pt-BR"/>
        </w:rPr>
        <w:drawing>
          <wp:inline distT="0" distB="0" distL="0" distR="0" wp14:anchorId="3EB2A54A" wp14:editId="1535BD9E">
            <wp:extent cx="2585720" cy="5171440"/>
            <wp:effectExtent l="0" t="0" r="5080" b="10160"/>
            <wp:docPr id="24" name="Imagem 24" descr="La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a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5171440"/>
                    </a:xfrm>
                    <a:prstGeom prst="rect">
                      <a:avLst/>
                    </a:prstGeom>
                    <a:noFill/>
                    <a:ln>
                      <a:noFill/>
                    </a:ln>
                  </pic:spPr>
                </pic:pic>
              </a:graphicData>
            </a:graphic>
          </wp:inline>
        </w:drawing>
      </w:r>
    </w:p>
    <w:p w14:paraId="38CACD58" w14:textId="77777777" w:rsidR="002532FD" w:rsidRDefault="002532FD" w:rsidP="00A103F7">
      <w:pPr>
        <w:pStyle w:val="Paragrafo"/>
      </w:pPr>
    </w:p>
    <w:p w14:paraId="6D45D7E6" w14:textId="13F2B5A3" w:rsidR="002532FD" w:rsidRPr="0002714C" w:rsidRDefault="002532FD" w:rsidP="00B17356">
      <w:pPr>
        <w:spacing w:line="240" w:lineRule="auto"/>
        <w:jc w:val="center"/>
        <w:rPr>
          <w:sz w:val="20"/>
          <w:szCs w:val="20"/>
        </w:rPr>
      </w:pPr>
      <w:r w:rsidRPr="0002714C">
        <w:rPr>
          <w:sz w:val="20"/>
          <w:szCs w:val="20"/>
        </w:rPr>
        <w:t>Fonte: elaborado pelo autor.</w:t>
      </w:r>
    </w:p>
    <w:p w14:paraId="3079C6A0" w14:textId="77777777" w:rsidR="009B7F98" w:rsidRDefault="009B7F98" w:rsidP="00A103F7">
      <w:pPr>
        <w:pStyle w:val="Paragrafo"/>
      </w:pPr>
    </w:p>
    <w:p w14:paraId="3E4DA5C8" w14:textId="5EB4C09B" w:rsidR="00CA1962" w:rsidRDefault="00F249E0" w:rsidP="00A103F7">
      <w:pPr>
        <w:pStyle w:val="Paragrafo"/>
      </w:pPr>
      <w:r w:rsidRPr="00FE2E12">
        <w:t>Na</w:t>
      </w:r>
      <w:r w:rsidR="00D9190E">
        <w:t xml:space="preserve"> </w:t>
      </w:r>
      <w:r w:rsidR="00204FD1">
        <w:fldChar w:fldCharType="begin"/>
      </w:r>
      <w:r w:rsidR="00204FD1">
        <w:instrText xml:space="preserve"> REF _Ref530488480 \h </w:instrText>
      </w:r>
      <w:r w:rsidR="00204FD1">
        <w:fldChar w:fldCharType="separate"/>
      </w:r>
      <w:r w:rsidR="009F4F88">
        <w:t xml:space="preserve">Figura </w:t>
      </w:r>
      <w:r w:rsidR="009F4F88">
        <w:rPr>
          <w:noProof/>
        </w:rPr>
        <w:t>16</w:t>
      </w:r>
      <w:r w:rsidR="00204FD1">
        <w:fldChar w:fldCharType="end"/>
      </w:r>
      <w:r w:rsidR="00D9190E">
        <w:fldChar w:fldCharType="begin"/>
      </w:r>
      <w:r w:rsidR="00D9190E">
        <w:instrText xml:space="preserve"> REF _Ref529479571 \h </w:instrText>
      </w:r>
      <w:r w:rsidR="00D9190E">
        <w:fldChar w:fldCharType="end"/>
      </w:r>
      <w:r w:rsidRPr="00FE2E12">
        <w:t xml:space="preserve">, </w:t>
      </w:r>
      <w:r w:rsidR="00D135B8">
        <w:t>podemos observar o funcionamento da Lana no aplicativo de troca de m</w:t>
      </w:r>
      <w:r w:rsidR="008E52B2">
        <w:t>ensagens Messenger, nesta</w:t>
      </w:r>
      <w:r w:rsidR="00D135B8">
        <w:t xml:space="preserve">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62E7D11F" w14:textId="77777777" w:rsidR="0052404E" w:rsidRPr="0014159A" w:rsidRDefault="0052404E" w:rsidP="00A103F7">
      <w:pPr>
        <w:pStyle w:val="Paragrafo"/>
      </w:pPr>
    </w:p>
    <w:p w14:paraId="56852F35" w14:textId="71E997F2" w:rsidR="00C63878" w:rsidRDefault="00C63878" w:rsidP="00A311DD">
      <w:pPr>
        <w:pStyle w:val="Legenda"/>
      </w:pPr>
      <w:bookmarkStart w:id="79" w:name="_Ref530488480"/>
      <w:bookmarkStart w:id="80" w:name="_Toc531809196"/>
      <w:r>
        <w:lastRenderedPageBreak/>
        <w:t xml:space="preserve">Figura </w:t>
      </w:r>
      <w:fldSimple w:instr=" SEQ Figura \* ARABIC ">
        <w:r w:rsidR="00927642">
          <w:rPr>
            <w:noProof/>
          </w:rPr>
          <w:t>16</w:t>
        </w:r>
      </w:fldSimple>
      <w:bookmarkEnd w:id="79"/>
      <w:r>
        <w:t xml:space="preserve"> - </w:t>
      </w:r>
      <w:r w:rsidRPr="00B10132">
        <w:t>Conversação mostrando a Lana em funcionamento no aplicativo Messenger.</w:t>
      </w:r>
      <w:bookmarkEnd w:id="80"/>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0A647C">
      <w:pPr>
        <w:spacing w:line="480" w:lineRule="auto"/>
        <w:jc w:val="center"/>
        <w:rPr>
          <w:rFonts w:cs="Arial"/>
          <w:sz w:val="20"/>
          <w:szCs w:val="20"/>
        </w:rPr>
      </w:pPr>
    </w:p>
    <w:p w14:paraId="7A07294C" w14:textId="7FC852A0" w:rsidR="003F0C2E" w:rsidRDefault="00732707" w:rsidP="00A103F7">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iCs/>
        </w:rPr>
        <w:t>bots</w:t>
      </w:r>
      <w:r>
        <w:t xml:space="preserve"> extratores de dados. </w:t>
      </w:r>
    </w:p>
    <w:p w14:paraId="6AE2EA9C" w14:textId="77777777" w:rsidR="00E90A58" w:rsidRDefault="00E90A58" w:rsidP="003F0C2E">
      <w:pPr>
        <w:widowControl w:val="0"/>
        <w:autoSpaceDE w:val="0"/>
        <w:autoSpaceDN w:val="0"/>
        <w:adjustRightInd w:val="0"/>
        <w:ind w:firstLine="709"/>
        <w:rPr>
          <w:rFonts w:cs="Arial"/>
          <w:color w:val="000000"/>
        </w:rPr>
      </w:pPr>
    </w:p>
    <w:p w14:paraId="1E4F5A7C" w14:textId="77777777" w:rsidR="00E90A58" w:rsidRDefault="00E90A58" w:rsidP="003F0C2E">
      <w:pPr>
        <w:widowControl w:val="0"/>
        <w:autoSpaceDE w:val="0"/>
        <w:autoSpaceDN w:val="0"/>
        <w:adjustRightInd w:val="0"/>
        <w:ind w:firstLine="709"/>
        <w:rPr>
          <w:rFonts w:cs="Arial"/>
          <w:color w:val="000000"/>
        </w:rPr>
      </w:pPr>
    </w:p>
    <w:p w14:paraId="654F0B9B" w14:textId="77777777" w:rsidR="00E90A58" w:rsidRDefault="00E90A58" w:rsidP="003F0C2E">
      <w:pPr>
        <w:widowControl w:val="0"/>
        <w:autoSpaceDE w:val="0"/>
        <w:autoSpaceDN w:val="0"/>
        <w:adjustRightInd w:val="0"/>
        <w:ind w:firstLine="709"/>
        <w:rPr>
          <w:rFonts w:cs="Arial"/>
          <w:color w:val="000000"/>
        </w:rPr>
      </w:pP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902231">
      <w:pPr>
        <w:pStyle w:val="Ttulo1"/>
      </w:pPr>
      <w:bookmarkStart w:id="81" w:name="_Toc531809276"/>
      <w:r w:rsidRPr="00FE2E12">
        <w:lastRenderedPageBreak/>
        <w:t>CONCLUSÃO</w:t>
      </w:r>
      <w:bookmarkEnd w:id="81"/>
    </w:p>
    <w:p w14:paraId="7948A1F3" w14:textId="77777777" w:rsidR="00E30167" w:rsidRPr="00FE2E12" w:rsidRDefault="00E30167" w:rsidP="00A103F7">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16C276D7" w14:textId="77777777" w:rsidR="00D665EA" w:rsidRDefault="000D6AFD" w:rsidP="000D6AFD">
      <w:pPr>
        <w:widowControl w:val="0"/>
        <w:autoSpaceDE w:val="0"/>
        <w:autoSpaceDN w:val="0"/>
        <w:adjustRightInd w:val="0"/>
        <w:ind w:firstLine="709"/>
        <w:rPr>
          <w:rFonts w:cs="Arial"/>
          <w:color w:val="000000"/>
        </w:rPr>
      </w:pPr>
      <w:r>
        <w:rPr>
          <w:rFonts w:cs="Arial"/>
          <w:color w:val="000000"/>
        </w:rPr>
        <w:t>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w:t>
      </w:r>
    </w:p>
    <w:p w14:paraId="1E14F6F6" w14:textId="77777777" w:rsidR="00D665EA" w:rsidRDefault="00D665EA" w:rsidP="000D6AFD">
      <w:pPr>
        <w:widowControl w:val="0"/>
        <w:autoSpaceDE w:val="0"/>
        <w:autoSpaceDN w:val="0"/>
        <w:adjustRightInd w:val="0"/>
        <w:ind w:firstLine="709"/>
        <w:rPr>
          <w:rFonts w:cs="Arial"/>
          <w:color w:val="000000"/>
        </w:rPr>
      </w:pPr>
    </w:p>
    <w:p w14:paraId="2552F224" w14:textId="3D89BFA8" w:rsidR="00D665EA" w:rsidRDefault="00D665EA" w:rsidP="00D665EA">
      <w:pPr>
        <w:pStyle w:val="Ttulo2"/>
      </w:pPr>
      <w:r>
        <w:t>Trabalhos Futuros</w:t>
      </w:r>
    </w:p>
    <w:p w14:paraId="7A202072" w14:textId="77777777" w:rsidR="00D665EA" w:rsidRDefault="00D665EA" w:rsidP="000D6AFD">
      <w:pPr>
        <w:widowControl w:val="0"/>
        <w:autoSpaceDE w:val="0"/>
        <w:autoSpaceDN w:val="0"/>
        <w:adjustRightInd w:val="0"/>
        <w:ind w:firstLine="709"/>
        <w:rPr>
          <w:rFonts w:cs="Arial"/>
          <w:color w:val="000000"/>
        </w:rPr>
      </w:pPr>
    </w:p>
    <w:p w14:paraId="172633F9" w14:textId="3C53DFFA" w:rsidR="0012376C" w:rsidRPr="00EE4AEA" w:rsidRDefault="000D6AFD" w:rsidP="00EE4AEA">
      <w:pPr>
        <w:widowControl w:val="0"/>
        <w:autoSpaceDE w:val="0"/>
        <w:autoSpaceDN w:val="0"/>
        <w:adjustRightInd w:val="0"/>
        <w:ind w:firstLine="709"/>
        <w:rPr>
          <w:rFonts w:cs="Arial"/>
          <w:color w:val="000000"/>
        </w:rPr>
      </w:pPr>
      <w:r>
        <w:rPr>
          <w:rFonts w:cs="Arial"/>
          <w:color w:val="000000"/>
        </w:rPr>
        <w:t xml:space="preserve"> Por fim, pode-se identificar possíveis melhorias a serem implementadas futuramente, como melhoramento do entendimento de linguagem a partir de um estudo mais aprofundado do serviço Watson Assistant e da implementação de novas conversações</w:t>
      </w:r>
      <w:r w:rsidR="009063CF">
        <w:rPr>
          <w:rFonts w:cs="Arial"/>
          <w:color w:val="000000"/>
        </w:rPr>
        <w:t xml:space="preserve">, </w:t>
      </w:r>
      <w:r w:rsidR="00281840">
        <w:rPr>
          <w:rFonts w:cs="Arial"/>
          <w:color w:val="000000"/>
        </w:rPr>
        <w:t>implementar</w:t>
      </w:r>
      <w:r w:rsidR="009063CF">
        <w:rPr>
          <w:rFonts w:cs="Arial"/>
          <w:color w:val="000000"/>
        </w:rPr>
        <w:t xml:space="preserve"> conversação a partir de mensagens de áudio visando melhorar a acessibilidade do SAP</w:t>
      </w:r>
      <w:r>
        <w:rPr>
          <w:rFonts w:cs="Arial"/>
          <w:color w:val="000000"/>
        </w:rPr>
        <w:t xml:space="preserve">,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31C60F30" w14:textId="4F87AAF3" w:rsidR="0012376C" w:rsidRPr="002A4DD2" w:rsidRDefault="002A4DD2" w:rsidP="002A4DD2">
      <w:pPr>
        <w:spacing w:line="240" w:lineRule="auto"/>
        <w:jc w:val="left"/>
        <w:rPr>
          <w:rFonts w:eastAsia="Arial Unicode MS" w:cs="Arial Unicode MS"/>
          <w:color w:val="000000" w:themeColor="text1"/>
          <w:u w:color="000000"/>
          <w:lang w:val="pt-PT"/>
        </w:rPr>
      </w:pPr>
      <w:r>
        <w:br w:type="page"/>
      </w:r>
    </w:p>
    <w:p w14:paraId="19F317C4" w14:textId="4DB5314A" w:rsidR="00316C05" w:rsidRDefault="00316C05" w:rsidP="00902231">
      <w:pPr>
        <w:pStyle w:val="Ttulo1"/>
        <w:numPr>
          <w:ilvl w:val="0"/>
          <w:numId w:val="0"/>
        </w:numPr>
      </w:pPr>
      <w:bookmarkStart w:id="82" w:name="_Toc531809277"/>
      <w:r>
        <w:lastRenderedPageBreak/>
        <w:t>REFERÊNCIAS</w:t>
      </w:r>
      <w:bookmarkEnd w:id="82"/>
    </w:p>
    <w:p w14:paraId="331EDE9C" w14:textId="02BAED46" w:rsidR="00752074" w:rsidRPr="00E9735C" w:rsidRDefault="00752074" w:rsidP="00A103F7">
      <w:pPr>
        <w:pStyle w:val="Paragrafo"/>
      </w:pPr>
    </w:p>
    <w:p w14:paraId="04CC8A41"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7D17DB78" w14:textId="77777777" w:rsidR="005C36CC" w:rsidRPr="0064483F" w:rsidRDefault="005C36CC" w:rsidP="002E18BF">
      <w:pPr>
        <w:widowControl w:val="0"/>
        <w:autoSpaceDE w:val="0"/>
        <w:autoSpaceDN w:val="0"/>
        <w:adjustRightInd w:val="0"/>
        <w:spacing w:line="240" w:lineRule="auto"/>
        <w:jc w:val="left"/>
        <w:rPr>
          <w:rFonts w:cs="Arial"/>
          <w:color w:val="353535"/>
          <w:lang w:val="en-US"/>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BATSCHINSKI, George. </w:t>
      </w:r>
      <w:r w:rsidRPr="0064483F">
        <w:rPr>
          <w:rFonts w:cs="Arial"/>
          <w:b/>
          <w:iCs/>
          <w:color w:val="353535"/>
          <w:lang w:val="en-US"/>
        </w:rPr>
        <w:t>What is a Backend as a Service?</w:t>
      </w:r>
      <w:r w:rsidRPr="0064483F">
        <w:rPr>
          <w:rFonts w:cs="Arial"/>
          <w:color w:val="353535"/>
          <w:lang w:val="en-US"/>
        </w:rPr>
        <w:t xml:space="preserve"> </w:t>
      </w:r>
      <w:r w:rsidRPr="00E9735C">
        <w:rPr>
          <w:rFonts w:cs="Arial"/>
          <w:color w:val="353535"/>
        </w:rPr>
        <w:t xml:space="preserve">Disponível em: &lt;https://blog.back4app.com/2016/01/11/what-is-a-backend-as-a-service/#more-705&gt;. Acesso em: 8 nov. 2018. </w:t>
      </w:r>
    </w:p>
    <w:p w14:paraId="174B760B"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COULOURIS, George; DOLLIMORE, Jean; KINDBERG, Tim. </w:t>
      </w:r>
      <w:r w:rsidRPr="0064483F">
        <w:rPr>
          <w:rFonts w:cs="Arial"/>
          <w:b/>
          <w:iCs/>
          <w:color w:val="353535"/>
          <w:lang w:val="en-US"/>
        </w:rPr>
        <w:t>Distributed Systems:</w:t>
      </w:r>
      <w:r w:rsidRPr="0064483F">
        <w:rPr>
          <w:rFonts w:cs="Arial"/>
          <w:iCs/>
          <w:color w:val="353535"/>
          <w:lang w:val="en-US"/>
        </w:rPr>
        <w:t xml:space="preserve"> Concepts and Design, </w:t>
      </w:r>
      <w:r w:rsidR="005C36CC" w:rsidRPr="0064483F">
        <w:rPr>
          <w:rFonts w:cs="Arial"/>
          <w:iCs/>
          <w:color w:val="353535"/>
          <w:lang w:val="en-US"/>
        </w:rPr>
        <w:t>5 ed</w:t>
      </w:r>
      <w:r w:rsidRPr="0064483F">
        <w:rPr>
          <w:rFonts w:cs="Arial"/>
          <w:color w:val="353535"/>
          <w:lang w:val="en-US"/>
        </w:rPr>
        <w:t xml:space="preserve">. </w:t>
      </w:r>
      <w:r w:rsidRPr="00E9735C">
        <w:rPr>
          <w:rFonts w:cs="Arial"/>
          <w:color w:val="353535"/>
        </w:rPr>
        <w:t>[</w:t>
      </w:r>
      <w:proofErr w:type="spellStart"/>
      <w:r w:rsidRPr="00E9735C">
        <w:rPr>
          <w:rFonts w:cs="Arial"/>
          <w:color w:val="353535"/>
        </w:rPr>
        <w:t>S.l</w:t>
      </w:r>
      <w:proofErr w:type="spellEnd"/>
      <w:r w:rsidRPr="00E9735C">
        <w:rPr>
          <w:rFonts w:cs="Arial"/>
          <w:color w:val="353535"/>
        </w:rPr>
        <w:t xml:space="preserve">: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03A96D24" w14:textId="77777777" w:rsidR="00507E07" w:rsidRDefault="00507E07" w:rsidP="002E18BF">
      <w:pPr>
        <w:widowControl w:val="0"/>
        <w:autoSpaceDE w:val="0"/>
        <w:autoSpaceDN w:val="0"/>
        <w:adjustRightInd w:val="0"/>
        <w:spacing w:line="240" w:lineRule="auto"/>
        <w:jc w:val="left"/>
        <w:rPr>
          <w:rFonts w:cs="Arial"/>
          <w:color w:val="353535"/>
          <w:lang w:val="en-US"/>
        </w:rPr>
      </w:pPr>
    </w:p>
    <w:p w14:paraId="29FC6403" w14:textId="28900F51" w:rsidR="00507E07" w:rsidRPr="00507E07" w:rsidRDefault="00507E07" w:rsidP="002E18BF">
      <w:pPr>
        <w:widowControl w:val="0"/>
        <w:autoSpaceDE w:val="0"/>
        <w:autoSpaceDN w:val="0"/>
        <w:adjustRightInd w:val="0"/>
        <w:spacing w:line="240" w:lineRule="auto"/>
        <w:jc w:val="left"/>
        <w:rPr>
          <w:rFonts w:cs="Arial"/>
          <w:color w:val="353535"/>
          <w:lang w:val="en-US"/>
        </w:rPr>
      </w:pPr>
      <w:r w:rsidRPr="00507E07">
        <w:rPr>
          <w:rFonts w:cs="Arial"/>
          <w:color w:val="353535"/>
          <w:lang w:val="en-US"/>
        </w:rPr>
        <w:t xml:space="preserve">DIGITALOCEAN. </w:t>
      </w:r>
      <w:r w:rsidRPr="003B167C">
        <w:rPr>
          <w:rFonts w:cs="Arial"/>
          <w:b/>
          <w:color w:val="353535"/>
          <w:lang w:val="en-US"/>
        </w:rPr>
        <w:t>Droplet Overview</w:t>
      </w:r>
      <w:r w:rsidRPr="00507E07">
        <w:rPr>
          <w:rFonts w:cs="Arial"/>
          <w:color w:val="353535"/>
          <w:lang w:val="en-US"/>
        </w:rPr>
        <w:t xml:space="preserve">: DigitalOcean Product Documentation. </w:t>
      </w:r>
      <w:proofErr w:type="spellStart"/>
      <w:r w:rsidRPr="00507E07">
        <w:rPr>
          <w:rFonts w:cs="Arial"/>
          <w:color w:val="353535"/>
          <w:lang w:val="en-US"/>
        </w:rPr>
        <w:t>Disponível</w:t>
      </w:r>
      <w:proofErr w:type="spellEnd"/>
      <w:r w:rsidRPr="00507E07">
        <w:rPr>
          <w:rFonts w:cs="Arial"/>
          <w:color w:val="353535"/>
          <w:lang w:val="en-US"/>
        </w:rPr>
        <w:t xml:space="preserve"> </w:t>
      </w:r>
      <w:proofErr w:type="spellStart"/>
      <w:r w:rsidRPr="00507E07">
        <w:rPr>
          <w:rFonts w:cs="Arial"/>
          <w:color w:val="353535"/>
          <w:lang w:val="en-US"/>
        </w:rPr>
        <w:t>em</w:t>
      </w:r>
      <w:proofErr w:type="spellEnd"/>
      <w:r w:rsidRPr="00507E07">
        <w:rPr>
          <w:rFonts w:cs="Arial"/>
          <w:color w:val="353535"/>
          <w:lang w:val="en-US"/>
        </w:rPr>
        <w:t xml:space="preserve">: &lt;https://www.digitalocean.com/docs/droplets/overview/&gt;. </w:t>
      </w:r>
      <w:proofErr w:type="spellStart"/>
      <w:r w:rsidRPr="00507E07">
        <w:rPr>
          <w:rFonts w:cs="Arial"/>
          <w:color w:val="353535"/>
          <w:lang w:val="en-US"/>
        </w:rPr>
        <w:t>Acesso</w:t>
      </w:r>
      <w:proofErr w:type="spellEnd"/>
      <w:r w:rsidRPr="00507E07">
        <w:rPr>
          <w:rFonts w:cs="Arial"/>
          <w:color w:val="353535"/>
          <w:lang w:val="en-US"/>
        </w:rPr>
        <w:t xml:space="preserve"> </w:t>
      </w:r>
      <w:proofErr w:type="spellStart"/>
      <w:r w:rsidRPr="00507E07">
        <w:rPr>
          <w:rFonts w:cs="Arial"/>
          <w:color w:val="353535"/>
          <w:lang w:val="en-US"/>
        </w:rPr>
        <w:t>em</w:t>
      </w:r>
      <w:proofErr w:type="spellEnd"/>
      <w:r w:rsidRPr="00507E07">
        <w:rPr>
          <w:rFonts w:cs="Arial"/>
          <w:color w:val="353535"/>
          <w:lang w:val="en-US"/>
        </w:rPr>
        <w:t xml:space="preserve">: 20 </w:t>
      </w:r>
      <w:proofErr w:type="spellStart"/>
      <w:r w:rsidRPr="00507E07">
        <w:rPr>
          <w:rFonts w:cs="Arial"/>
          <w:color w:val="353535"/>
          <w:lang w:val="en-US"/>
        </w:rPr>
        <w:t>nov.</w:t>
      </w:r>
      <w:proofErr w:type="spellEnd"/>
      <w:r w:rsidRPr="00507E07">
        <w:rPr>
          <w:rFonts w:cs="Arial"/>
          <w:color w:val="353535"/>
          <w:lang w:val="en-US"/>
        </w:rPr>
        <w:t xml:space="preserve"> 2018.</w:t>
      </w:r>
    </w:p>
    <w:p w14:paraId="389E47C1" w14:textId="77777777" w:rsidR="00C1090C" w:rsidRPr="0064483F" w:rsidRDefault="00C1090C" w:rsidP="002E18BF">
      <w:pPr>
        <w:widowControl w:val="0"/>
        <w:autoSpaceDE w:val="0"/>
        <w:autoSpaceDN w:val="0"/>
        <w:adjustRightInd w:val="0"/>
        <w:spacing w:line="240" w:lineRule="auto"/>
        <w:jc w:val="left"/>
        <w:rPr>
          <w:rFonts w:cs="Arial"/>
          <w:color w:val="353535"/>
          <w:lang w:val="en-US"/>
        </w:rPr>
      </w:pPr>
    </w:p>
    <w:p w14:paraId="3F6E3A4C" w14:textId="0F97D8F1"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ENEMBRECK, F.; BARTHES, J.-P. </w:t>
      </w:r>
      <w:r w:rsidRPr="0064483F">
        <w:rPr>
          <w:rFonts w:cs="Arial"/>
          <w:b/>
          <w:color w:val="353535"/>
          <w:lang w:val="en-US"/>
        </w:rPr>
        <w:t>Personal assistant to improve CSCW</w:t>
      </w:r>
      <w:r w:rsidRPr="0064483F">
        <w:rPr>
          <w:rFonts w:cs="Arial"/>
          <w:color w:val="353535"/>
          <w:lang w:val="en-US"/>
        </w:rPr>
        <w:t xml:space="preserve">. </w:t>
      </w:r>
      <w:r w:rsidRPr="0064483F">
        <w:rPr>
          <w:rFonts w:cs="Arial"/>
          <w:iCs/>
          <w:color w:val="353535"/>
          <w:lang w:val="en-US"/>
        </w:rPr>
        <w:t>The 7th International Conference on Computer Supported Cooperative Work in Design</w:t>
      </w:r>
      <w:r w:rsidR="004D03D2" w:rsidRPr="0064483F">
        <w:rPr>
          <w:rFonts w:cs="Arial"/>
          <w:color w:val="353535"/>
          <w:lang w:val="en-US"/>
        </w:rPr>
        <w:t>, p. 329–335, 2002</w:t>
      </w:r>
      <w:r w:rsidRPr="0064483F">
        <w:rPr>
          <w:rFonts w:cs="Arial"/>
          <w:color w:val="353535"/>
          <w:lang w:val="en-US"/>
        </w:rPr>
        <w:t>.</w:t>
      </w:r>
    </w:p>
    <w:p w14:paraId="76ADFE03" w14:textId="77777777" w:rsidR="00F34A92" w:rsidRPr="0064483F" w:rsidRDefault="00F34A92" w:rsidP="002E18BF">
      <w:pPr>
        <w:widowControl w:val="0"/>
        <w:autoSpaceDE w:val="0"/>
        <w:autoSpaceDN w:val="0"/>
        <w:adjustRightInd w:val="0"/>
        <w:spacing w:line="240" w:lineRule="auto"/>
        <w:jc w:val="left"/>
        <w:rPr>
          <w:rFonts w:cs="Arial"/>
          <w:color w:val="353535"/>
          <w:lang w:val="en-US"/>
        </w:rPr>
      </w:pPr>
    </w:p>
    <w:p w14:paraId="02BF3DB2"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FERRUCCI, D. A. </w:t>
      </w:r>
      <w:r w:rsidRPr="0064483F">
        <w:rPr>
          <w:rFonts w:cs="Arial"/>
          <w:b/>
          <w:color w:val="353535"/>
          <w:lang w:val="en-US"/>
        </w:rPr>
        <w:t>Introduction to “This is Watson”</w:t>
      </w:r>
      <w:r w:rsidRPr="0064483F">
        <w:rPr>
          <w:rFonts w:cs="Arial"/>
          <w:color w:val="353535"/>
          <w:lang w:val="en-US"/>
        </w:rPr>
        <w:t xml:space="preserve">. </w:t>
      </w:r>
      <w:r w:rsidRPr="0064483F">
        <w:rPr>
          <w:rFonts w:cs="Arial"/>
          <w:iCs/>
          <w:color w:val="353535"/>
          <w:lang w:val="en-US"/>
        </w:rPr>
        <w:t>IBM Journal of Research and Development</w:t>
      </w:r>
      <w:r w:rsidRPr="0064483F">
        <w:rPr>
          <w:rFonts w:cs="Arial"/>
          <w:color w:val="353535"/>
          <w:lang w:val="en-US"/>
        </w:rPr>
        <w:t>, 2012.</w:t>
      </w:r>
    </w:p>
    <w:p w14:paraId="55F35DC1"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7DAE9619" w14:textId="41C88E6E"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FLANAGAN, David. </w:t>
      </w:r>
      <w:r w:rsidRPr="0064483F">
        <w:rPr>
          <w:rFonts w:cs="Arial"/>
          <w:b/>
          <w:iCs/>
          <w:color w:val="353535"/>
          <w:lang w:val="en-US"/>
        </w:rPr>
        <w:t>JavaScript:</w:t>
      </w:r>
      <w:r w:rsidRPr="0064483F">
        <w:rPr>
          <w:rFonts w:cs="Arial"/>
          <w:iCs/>
          <w:color w:val="353535"/>
          <w:lang w:val="en-US"/>
        </w:rPr>
        <w:t xml:space="preserve"> The Definitive Guide</w:t>
      </w:r>
      <w:r w:rsidR="00A7033F" w:rsidRPr="0064483F">
        <w:rPr>
          <w:rFonts w:cs="Arial"/>
          <w:iCs/>
          <w:color w:val="353535"/>
          <w:lang w:val="en-US"/>
        </w:rPr>
        <w:t>,</w:t>
      </w:r>
      <w:r w:rsidRPr="0064483F">
        <w:rPr>
          <w:rFonts w:cs="Arial"/>
          <w:iCs/>
          <w:color w:val="353535"/>
          <w:lang w:val="en-US"/>
        </w:rPr>
        <w:t xml:space="preserve"> </w:t>
      </w:r>
      <w:r w:rsidR="00A7033F" w:rsidRPr="0064483F">
        <w:rPr>
          <w:rFonts w:cs="Arial"/>
          <w:iCs/>
          <w:color w:val="353535"/>
          <w:lang w:val="en-US"/>
        </w:rPr>
        <w:t>6 ed</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2011. </w:t>
      </w:r>
    </w:p>
    <w:p w14:paraId="74608D9A"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GRIFFIN, Keith; FLANAGAN, Colin. </w:t>
      </w:r>
      <w:r w:rsidRPr="0064483F">
        <w:rPr>
          <w:rFonts w:cs="Arial"/>
          <w:b/>
          <w:color w:val="353535"/>
          <w:lang w:val="en-US"/>
        </w:rPr>
        <w:t>Defining a call control interface for browser-based integrations using representational state transfer</w:t>
      </w:r>
      <w:r w:rsidRPr="0064483F">
        <w:rPr>
          <w:rFonts w:cs="Arial"/>
          <w:color w:val="353535"/>
          <w:lang w:val="en-US"/>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w:t>
      </w:r>
      <w:proofErr w:type="spellStart"/>
      <w:r w:rsidRPr="00E9735C">
        <w:rPr>
          <w:rFonts w:cs="Arial"/>
          <w:color w:val="353535"/>
        </w:rPr>
        <w:t>Luis</w:t>
      </w:r>
      <w:proofErr w:type="spellEnd"/>
      <w:r w:rsidRPr="00E9735C">
        <w:rPr>
          <w:rFonts w:cs="Arial"/>
          <w:color w:val="353535"/>
        </w:rPr>
        <w:t xml:space="preserve"> Victória. </w:t>
      </w:r>
      <w:r w:rsidRPr="00301901">
        <w:rPr>
          <w:rFonts w:cs="Arial"/>
          <w:b/>
          <w:color w:val="353535"/>
        </w:rPr>
        <w:t>Uma Arquitetura de Assistente Pessoal Orientada a Ambientes de Aprendizagem Ubíqua</w:t>
      </w:r>
      <w:r w:rsidRPr="00E9735C">
        <w:rPr>
          <w:rFonts w:cs="Arial"/>
          <w:color w:val="353535"/>
        </w:rPr>
        <w:t xml:space="preserve">. </w:t>
      </w:r>
      <w:proofErr w:type="spellStart"/>
      <w:r w:rsidRPr="00E9735C">
        <w:rPr>
          <w:rFonts w:cs="Arial"/>
          <w:iCs/>
          <w:color w:val="353535"/>
        </w:rPr>
        <w:t>Brazilian</w:t>
      </w:r>
      <w:proofErr w:type="spellEnd"/>
      <w:r w:rsidRPr="00E9735C">
        <w:rPr>
          <w:rFonts w:cs="Arial"/>
          <w:iCs/>
          <w:color w:val="353535"/>
        </w:rPr>
        <w:t xml:space="preserve"> </w:t>
      </w:r>
      <w:proofErr w:type="spellStart"/>
      <w:r w:rsidRPr="00E9735C">
        <w:rPr>
          <w:rFonts w:cs="Arial"/>
          <w:iCs/>
          <w:color w:val="353535"/>
        </w:rPr>
        <w:t>Symposium</w:t>
      </w:r>
      <w:proofErr w:type="spellEnd"/>
      <w:r w:rsidRPr="00E9735C">
        <w:rPr>
          <w:rFonts w:cs="Arial"/>
          <w:iCs/>
          <w:color w:val="353535"/>
        </w:rPr>
        <w:t xml:space="preserve"> </w:t>
      </w:r>
      <w:proofErr w:type="spellStart"/>
      <w:r w:rsidRPr="00E9735C">
        <w:rPr>
          <w:rFonts w:cs="Arial"/>
          <w:iCs/>
          <w:color w:val="353535"/>
        </w:rPr>
        <w:t>on</w:t>
      </w:r>
      <w:proofErr w:type="spellEnd"/>
      <w:r w:rsidRPr="00E9735C">
        <w:rPr>
          <w:rFonts w:cs="Arial"/>
          <w:iCs/>
          <w:color w:val="353535"/>
        </w:rPr>
        <w:t xml:space="preserve"> </w:t>
      </w:r>
      <w:proofErr w:type="spellStart"/>
      <w:r w:rsidRPr="00E9735C">
        <w:rPr>
          <w:rFonts w:cs="Arial"/>
          <w:iCs/>
          <w:color w:val="353535"/>
        </w:rPr>
        <w:t>Computers</w:t>
      </w:r>
      <w:proofErr w:type="spellEnd"/>
      <w:r w:rsidRPr="00E9735C">
        <w:rPr>
          <w:rFonts w:cs="Arial"/>
          <w:iCs/>
          <w:color w:val="353535"/>
        </w:rPr>
        <w:t xml:space="preserve"> in </w:t>
      </w:r>
      <w:proofErr w:type="spellStart"/>
      <w:r w:rsidRPr="00E9735C">
        <w:rPr>
          <w:rFonts w:cs="Arial"/>
          <w:iCs/>
          <w:color w:val="353535"/>
        </w:rPr>
        <w:t>Education</w:t>
      </w:r>
      <w:proofErr w:type="spellEnd"/>
      <w:r w:rsidRPr="00E9735C">
        <w:rPr>
          <w:rFonts w:cs="Arial"/>
          <w:iCs/>
          <w:color w:val="353535"/>
        </w:rPr>
        <w:t xml:space="preserve">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HEROKU. </w:t>
      </w:r>
      <w:r w:rsidRPr="00401C9D">
        <w:rPr>
          <w:rFonts w:cs="Arial"/>
          <w:b/>
          <w:iCs/>
          <w:color w:val="353535"/>
        </w:rPr>
        <w:t>The Heroku Platform</w:t>
      </w:r>
      <w:r w:rsidRPr="00E9735C">
        <w:rPr>
          <w:rFonts w:cs="Arial"/>
          <w:color w:val="353535"/>
        </w:rPr>
        <w:t xml:space="preserve">. Disponível em: &lt;https://www.heroku.com/platform&gt;.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57219F2D" w14:textId="77777777" w:rsidR="00401C9D" w:rsidRPr="0064483F" w:rsidRDefault="00401C9D" w:rsidP="002E18BF">
      <w:pPr>
        <w:widowControl w:val="0"/>
        <w:autoSpaceDE w:val="0"/>
        <w:autoSpaceDN w:val="0"/>
        <w:adjustRightInd w:val="0"/>
        <w:spacing w:line="240" w:lineRule="auto"/>
        <w:jc w:val="left"/>
        <w:rPr>
          <w:rFonts w:cs="Arial"/>
          <w:color w:val="353535"/>
          <w:lang w:val="en-US"/>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HOLMES, </w:t>
      </w:r>
      <w:proofErr w:type="spellStart"/>
      <w:r w:rsidRPr="0064483F">
        <w:rPr>
          <w:rFonts w:cs="Arial"/>
          <w:color w:val="353535"/>
          <w:lang w:val="en-US"/>
        </w:rPr>
        <w:t>Antawan</w:t>
      </w:r>
      <w:proofErr w:type="spellEnd"/>
      <w:r w:rsidRPr="0064483F">
        <w:rPr>
          <w:rFonts w:cs="Arial"/>
          <w:color w:val="353535"/>
          <w:lang w:val="en-US"/>
        </w:rPr>
        <w:t xml:space="preserve">; KELLOGG, Marc. </w:t>
      </w:r>
      <w:r w:rsidRPr="0064483F">
        <w:rPr>
          <w:rFonts w:cs="Arial"/>
          <w:b/>
          <w:color w:val="353535"/>
          <w:lang w:val="en-US"/>
        </w:rPr>
        <w:t>Automating functional tests using selenium</w:t>
      </w:r>
      <w:r w:rsidR="002A2741" w:rsidRPr="0064483F">
        <w:rPr>
          <w:rFonts w:cs="Arial"/>
          <w:color w:val="353535"/>
          <w:lang w:val="en-US"/>
        </w:rPr>
        <w:t xml:space="preserve">. </w:t>
      </w:r>
      <w:r w:rsidRPr="00E9735C">
        <w:rPr>
          <w:rFonts w:cs="Arial"/>
          <w:color w:val="353535"/>
        </w:rPr>
        <w:t>[</w:t>
      </w:r>
      <w:proofErr w:type="spellStart"/>
      <w:r w:rsidRPr="00E9735C">
        <w:rPr>
          <w:rFonts w:cs="Arial"/>
          <w:color w:val="353535"/>
        </w:rPr>
        <w:t>S.l</w:t>
      </w:r>
      <w:proofErr w:type="spellEnd"/>
      <w:r w:rsidRPr="00E9735C">
        <w:rPr>
          <w:rFonts w:cs="Arial"/>
          <w:color w:val="353535"/>
        </w:rPr>
        <w:t xml:space="preserve">: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3118045D"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5DAE3EAB" w14:textId="41891325" w:rsidR="00351650" w:rsidRPr="00351650" w:rsidRDefault="00351650" w:rsidP="00351650">
      <w:pPr>
        <w:spacing w:line="240" w:lineRule="auto"/>
        <w:jc w:val="left"/>
        <w:rPr>
          <w:rFonts w:eastAsia="Times New Roman" w:cs="Arial"/>
          <w:lang w:eastAsia="pt-BR"/>
        </w:rPr>
      </w:pPr>
      <w:r w:rsidRPr="00351650">
        <w:rPr>
          <w:rFonts w:eastAsia="Times New Roman" w:cs="Arial"/>
          <w:iCs/>
          <w:lang w:eastAsia="pt-BR"/>
        </w:rPr>
        <w:t>IBM</w:t>
      </w:r>
      <w:r w:rsidR="002D447F" w:rsidRPr="00434C6A">
        <w:rPr>
          <w:rFonts w:eastAsia="Times New Roman" w:cs="Arial"/>
          <w:b/>
          <w:iCs/>
          <w:lang w:eastAsia="pt-BR"/>
        </w:rPr>
        <w:t>. IBM</w:t>
      </w:r>
      <w:r w:rsidRPr="00434C6A">
        <w:rPr>
          <w:rFonts w:eastAsia="Times New Roman" w:cs="Arial"/>
          <w:b/>
          <w:iCs/>
          <w:lang w:eastAsia="pt-BR"/>
        </w:rPr>
        <w:t xml:space="preserve"> </w:t>
      </w:r>
      <w:proofErr w:type="spellStart"/>
      <w:r w:rsidRPr="00434C6A">
        <w:rPr>
          <w:rFonts w:eastAsia="Times New Roman" w:cs="Arial"/>
          <w:b/>
          <w:iCs/>
          <w:lang w:eastAsia="pt-BR"/>
        </w:rPr>
        <w:t>Knowledge</w:t>
      </w:r>
      <w:proofErr w:type="spellEnd"/>
      <w:r w:rsidRPr="00434C6A">
        <w:rPr>
          <w:rFonts w:eastAsia="Times New Roman" w:cs="Arial"/>
          <w:b/>
          <w:iCs/>
          <w:lang w:eastAsia="pt-BR"/>
        </w:rPr>
        <w:t xml:space="preserve"> Center - </w:t>
      </w:r>
      <w:proofErr w:type="spellStart"/>
      <w:r w:rsidRPr="00434C6A">
        <w:rPr>
          <w:rFonts w:eastAsia="Times New Roman" w:cs="Arial"/>
          <w:b/>
          <w:iCs/>
          <w:lang w:eastAsia="pt-BR"/>
        </w:rPr>
        <w:t>What</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is</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distributed</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computing</w:t>
      </w:r>
      <w:proofErr w:type="spellEnd"/>
      <w:r w:rsidRPr="00351650">
        <w:rPr>
          <w:rFonts w:eastAsia="Times New Roman" w:cs="Arial"/>
          <w:lang w:eastAsia="pt-BR"/>
        </w:rPr>
        <w:t xml:space="preserve">. Disponível em: &lt;https://www.ibm.com/support/knowledgecenter/en/SSAL2T_8.2.0/com.ibm.cics.tx.doc/concepts/c_wht_is_distd_comptg.html&gt;. Acesso em: 19 nov. 2018. </w:t>
      </w:r>
    </w:p>
    <w:p w14:paraId="4DB03D96" w14:textId="77777777" w:rsidR="00351650" w:rsidRPr="0064483F" w:rsidRDefault="00351650" w:rsidP="002E18BF">
      <w:pPr>
        <w:widowControl w:val="0"/>
        <w:autoSpaceDE w:val="0"/>
        <w:autoSpaceDN w:val="0"/>
        <w:adjustRightInd w:val="0"/>
        <w:spacing w:line="240" w:lineRule="auto"/>
        <w:jc w:val="left"/>
        <w:rPr>
          <w:rFonts w:cs="Arial"/>
          <w:color w:val="353535"/>
          <w:lang w:val="en-US"/>
        </w:rPr>
      </w:pPr>
    </w:p>
    <w:p w14:paraId="44C8D670" w14:textId="77777777" w:rsidR="005847E4" w:rsidRPr="0064483F" w:rsidRDefault="005847E4" w:rsidP="002E18BF">
      <w:pPr>
        <w:widowControl w:val="0"/>
        <w:autoSpaceDE w:val="0"/>
        <w:autoSpaceDN w:val="0"/>
        <w:adjustRightInd w:val="0"/>
        <w:spacing w:line="240" w:lineRule="auto"/>
        <w:jc w:val="left"/>
        <w:rPr>
          <w:rFonts w:cs="Arial"/>
          <w:color w:val="353535"/>
          <w:lang w:val="en-US"/>
        </w:rPr>
      </w:pPr>
    </w:p>
    <w:p w14:paraId="50E7CDC3"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MARK, </w:t>
      </w:r>
      <w:proofErr w:type="spellStart"/>
      <w:r w:rsidRPr="0064483F">
        <w:rPr>
          <w:rFonts w:cs="Arial"/>
          <w:color w:val="353535"/>
          <w:lang w:val="en-US"/>
        </w:rPr>
        <w:t>Massé</w:t>
      </w:r>
      <w:proofErr w:type="spellEnd"/>
      <w:r w:rsidRPr="0064483F">
        <w:rPr>
          <w:rFonts w:cs="Arial"/>
          <w:color w:val="353535"/>
          <w:lang w:val="en-US"/>
        </w:rPr>
        <w:t xml:space="preserve">. </w:t>
      </w:r>
      <w:r w:rsidRPr="0064483F">
        <w:rPr>
          <w:rFonts w:cs="Arial"/>
          <w:b/>
          <w:iCs/>
          <w:color w:val="353535"/>
          <w:lang w:val="en-US"/>
        </w:rPr>
        <w:t>REST API Design Rulebook</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2013. </w:t>
      </w:r>
    </w:p>
    <w:p w14:paraId="67FDFA6A" w14:textId="77777777" w:rsidR="00D85090" w:rsidRDefault="00D85090" w:rsidP="002E18BF">
      <w:pPr>
        <w:widowControl w:val="0"/>
        <w:autoSpaceDE w:val="0"/>
        <w:autoSpaceDN w:val="0"/>
        <w:adjustRightInd w:val="0"/>
        <w:spacing w:line="240" w:lineRule="auto"/>
        <w:jc w:val="left"/>
        <w:rPr>
          <w:rFonts w:cs="Arial"/>
          <w:color w:val="353535"/>
          <w:lang w:val="en-US"/>
        </w:rPr>
      </w:pPr>
    </w:p>
    <w:p w14:paraId="398CCA1A" w14:textId="438C0D1A" w:rsidR="00434C6A" w:rsidRDefault="00434C6A" w:rsidP="002E18BF">
      <w:pPr>
        <w:widowControl w:val="0"/>
        <w:autoSpaceDE w:val="0"/>
        <w:autoSpaceDN w:val="0"/>
        <w:adjustRightInd w:val="0"/>
        <w:spacing w:line="240" w:lineRule="auto"/>
        <w:jc w:val="left"/>
        <w:rPr>
          <w:rFonts w:cs="Arial"/>
          <w:color w:val="353535"/>
          <w:lang w:val="en-US"/>
        </w:rPr>
      </w:pPr>
      <w:r w:rsidRPr="00434C6A">
        <w:rPr>
          <w:rFonts w:cs="Arial"/>
          <w:color w:val="353535"/>
          <w:lang w:val="en-US"/>
        </w:rPr>
        <w:t xml:space="preserve">MALIK, Sanjay Kumar; RIZVI, Sam. </w:t>
      </w:r>
      <w:r w:rsidRPr="009906A4">
        <w:rPr>
          <w:rFonts w:cs="Arial"/>
          <w:b/>
          <w:color w:val="353535"/>
          <w:lang w:val="en-US"/>
        </w:rPr>
        <w:t>Information extraction using web usage mining, web scrapping and semantic annotation</w:t>
      </w:r>
      <w:r w:rsidRPr="00434C6A">
        <w:rPr>
          <w:rFonts w:cs="Arial"/>
          <w:color w:val="353535"/>
          <w:lang w:val="en-US"/>
        </w:rPr>
        <w:t>. 2011, [</w:t>
      </w:r>
      <w:proofErr w:type="spellStart"/>
      <w:r w:rsidRPr="00434C6A">
        <w:rPr>
          <w:rFonts w:cs="Arial"/>
          <w:color w:val="353535"/>
          <w:lang w:val="en-US"/>
        </w:rPr>
        <w:t>S.l</w:t>
      </w:r>
      <w:proofErr w:type="spellEnd"/>
      <w:r w:rsidRPr="00434C6A">
        <w:rPr>
          <w:rFonts w:cs="Arial"/>
          <w:color w:val="353535"/>
          <w:lang w:val="en-US"/>
        </w:rPr>
        <w:t xml:space="preserve">: </w:t>
      </w:r>
      <w:proofErr w:type="spellStart"/>
      <w:r w:rsidRPr="00434C6A">
        <w:rPr>
          <w:rFonts w:cs="Arial"/>
          <w:color w:val="353535"/>
          <w:lang w:val="en-US"/>
        </w:rPr>
        <w:t>s.n</w:t>
      </w:r>
      <w:proofErr w:type="spellEnd"/>
      <w:r w:rsidRPr="00434C6A">
        <w:rPr>
          <w:rFonts w:cs="Arial"/>
          <w:color w:val="353535"/>
          <w:lang w:val="en-US"/>
        </w:rPr>
        <w:t>.], 2011.</w:t>
      </w:r>
    </w:p>
    <w:p w14:paraId="03B66BA7" w14:textId="77777777" w:rsidR="00434C6A" w:rsidRPr="0064483F" w:rsidRDefault="00434C6A" w:rsidP="002E18BF">
      <w:pPr>
        <w:widowControl w:val="0"/>
        <w:autoSpaceDE w:val="0"/>
        <w:autoSpaceDN w:val="0"/>
        <w:adjustRightInd w:val="0"/>
        <w:spacing w:line="240" w:lineRule="auto"/>
        <w:jc w:val="left"/>
        <w:rPr>
          <w:rFonts w:cs="Arial"/>
          <w:color w:val="353535"/>
          <w:lang w:val="en-US"/>
        </w:rPr>
      </w:pPr>
    </w:p>
    <w:p w14:paraId="67CDA15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MESSERSCHMITT, David G. </w:t>
      </w:r>
      <w:r w:rsidRPr="0064483F">
        <w:rPr>
          <w:rFonts w:cs="Arial"/>
          <w:b/>
          <w:color w:val="353535"/>
          <w:lang w:val="en-US"/>
        </w:rPr>
        <w:t>Interface Definition Language</w:t>
      </w:r>
      <w:r w:rsidRPr="0064483F">
        <w:rPr>
          <w:rFonts w:cs="Arial"/>
          <w:color w:val="353535"/>
          <w:lang w:val="en-US"/>
        </w:rPr>
        <w:t xml:space="preserve">. </w:t>
      </w:r>
      <w:r w:rsidRPr="0064483F">
        <w:rPr>
          <w:rFonts w:cs="Arial"/>
          <w:iCs/>
          <w:color w:val="353535"/>
          <w:lang w:val="en-US"/>
        </w:rPr>
        <w:t>University of California, Oakland CA</w:t>
      </w:r>
      <w:r w:rsidRPr="0064483F">
        <w:rPr>
          <w:rFonts w:cs="Arial"/>
          <w:color w:val="353535"/>
          <w:lang w:val="en-US"/>
        </w:rPr>
        <w:t>, 1999.</w:t>
      </w: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MILLER, M. </w:t>
      </w:r>
      <w:r w:rsidRPr="0064483F">
        <w:rPr>
          <w:rFonts w:cs="Arial"/>
          <w:b/>
          <w:iCs/>
          <w:color w:val="353535"/>
          <w:lang w:val="en-US"/>
        </w:rPr>
        <w:t xml:space="preserve">IBM </w:t>
      </w:r>
      <w:r w:rsidR="00FC152E" w:rsidRPr="0064483F">
        <w:rPr>
          <w:rFonts w:cs="Arial"/>
          <w:b/>
          <w:iCs/>
          <w:color w:val="353535"/>
          <w:lang w:val="en-US"/>
        </w:rPr>
        <w:t>Cloud</w:t>
      </w:r>
      <w:r w:rsidRPr="0064483F">
        <w:rPr>
          <w:rFonts w:cs="Arial"/>
          <w:b/>
          <w:iCs/>
          <w:color w:val="353535"/>
          <w:lang w:val="en-US"/>
        </w:rPr>
        <w:t xml:space="preserve"> Docs Conversation</w:t>
      </w:r>
      <w:r w:rsidRPr="0064483F">
        <w:rPr>
          <w:rFonts w:cs="Arial"/>
          <w:color w:val="353535"/>
          <w:lang w:val="en-US"/>
        </w:rPr>
        <w:t xml:space="preserve">. </w:t>
      </w:r>
      <w:r w:rsidRPr="00E9735C">
        <w:rPr>
          <w:rFonts w:cs="Arial"/>
          <w:color w:val="353535"/>
        </w:rPr>
        <w:t>Disponível em: &lt;</w:t>
      </w:r>
      <w:proofErr w:type="spellStart"/>
      <w:r w:rsidRPr="00E9735C">
        <w:rPr>
          <w:rFonts w:cs="Arial"/>
          <w:color w:val="353535"/>
        </w:rPr>
        <w:t>https</w:t>
      </w:r>
      <w:proofErr w:type="spellEnd"/>
      <w:r w:rsidRPr="00E9735C">
        <w:rPr>
          <w:rFonts w:cs="Arial"/>
          <w:color w:val="353535"/>
        </w:rPr>
        <w:t>: //console.bluemix.net/</w:t>
      </w:r>
      <w:proofErr w:type="spellStart"/>
      <w:r w:rsidRPr="00E9735C">
        <w:rPr>
          <w:rFonts w:cs="Arial"/>
          <w:color w:val="353535"/>
        </w:rPr>
        <w:t>docs</w:t>
      </w:r>
      <w:proofErr w:type="spellEnd"/>
      <w:r w:rsidRPr="00E9735C">
        <w:rPr>
          <w:rFonts w:cs="Arial"/>
          <w:color w:val="353535"/>
        </w:rPr>
        <w:t>/services/</w:t>
      </w:r>
      <w:proofErr w:type="spellStart"/>
      <w:r w:rsidRPr="00E9735C">
        <w:rPr>
          <w:rFonts w:cs="Arial"/>
          <w:color w:val="353535"/>
        </w:rPr>
        <w:t>conversation</w:t>
      </w:r>
      <w:proofErr w:type="spellEnd"/>
      <w:r w:rsidRPr="00E9735C">
        <w:rPr>
          <w:rFonts w:cs="Arial"/>
          <w:color w:val="353535"/>
        </w:rPr>
        <w:t>/</w:t>
      </w:r>
      <w:proofErr w:type="spellStart"/>
      <w:r w:rsidRPr="00E9735C">
        <w:rPr>
          <w:rFonts w:cs="Arial"/>
          <w:color w:val="353535"/>
        </w:rPr>
        <w:t>index.html#about</w:t>
      </w:r>
      <w:proofErr w:type="spellEnd"/>
      <w:r w:rsidRPr="00E9735C">
        <w:rPr>
          <w:rFonts w:cs="Arial"/>
          <w:color w:val="353535"/>
        </w:rPr>
        <w:t xml:space="preserve">&gt;.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MITCHELL, Tom M. </w:t>
      </w:r>
      <w:proofErr w:type="gramStart"/>
      <w:r w:rsidRPr="0064483F">
        <w:rPr>
          <w:rFonts w:cs="Arial"/>
          <w:iCs/>
          <w:color w:val="353535"/>
          <w:lang w:val="en-US"/>
        </w:rPr>
        <w:t>et al.</w:t>
      </w:r>
      <w:proofErr w:type="gramEnd"/>
      <w:r w:rsidRPr="0064483F">
        <w:rPr>
          <w:rFonts w:cs="Arial"/>
          <w:color w:val="353535"/>
          <w:lang w:val="en-US"/>
        </w:rPr>
        <w:t xml:space="preserve"> </w:t>
      </w:r>
      <w:r w:rsidRPr="0064483F">
        <w:rPr>
          <w:rFonts w:cs="Arial"/>
          <w:b/>
          <w:color w:val="353535"/>
          <w:lang w:val="en-US"/>
        </w:rPr>
        <w:t>Experience with a learning personal assistant</w:t>
      </w:r>
      <w:r w:rsidRPr="0064483F">
        <w:rPr>
          <w:rFonts w:cs="Arial"/>
          <w:color w:val="353535"/>
          <w:lang w:val="en-US"/>
        </w:rPr>
        <w:t xml:space="preserve">. </w:t>
      </w:r>
      <w:r w:rsidRPr="0064483F">
        <w:rPr>
          <w:rFonts w:cs="Arial"/>
          <w:iCs/>
          <w:color w:val="353535"/>
          <w:lang w:val="en-US"/>
        </w:rPr>
        <w:t>Communications of the ACM</w:t>
      </w:r>
      <w:r w:rsidRPr="0064483F">
        <w:rPr>
          <w:rFonts w:cs="Arial"/>
          <w:color w:val="353535"/>
          <w:lang w:val="en-US"/>
        </w:rPr>
        <w:t>, 1994.</w:t>
      </w:r>
    </w:p>
    <w:p w14:paraId="44341018" w14:textId="77777777" w:rsidR="00211C24" w:rsidRPr="0064483F" w:rsidRDefault="00211C24" w:rsidP="002E18BF">
      <w:pPr>
        <w:widowControl w:val="0"/>
        <w:autoSpaceDE w:val="0"/>
        <w:autoSpaceDN w:val="0"/>
        <w:adjustRightInd w:val="0"/>
        <w:spacing w:line="240" w:lineRule="auto"/>
        <w:jc w:val="left"/>
        <w:rPr>
          <w:rFonts w:cs="Arial"/>
          <w:color w:val="353535"/>
          <w:lang w:val="en-US"/>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MOSTAÇO, Gustavo Marques </w:t>
      </w:r>
      <w:r w:rsidRPr="0064483F">
        <w:rPr>
          <w:rFonts w:cs="Arial"/>
          <w:iCs/>
          <w:color w:val="353535"/>
          <w:lang w:val="en-US"/>
        </w:rPr>
        <w:t>et al.</w:t>
      </w:r>
      <w:r w:rsidRPr="0064483F">
        <w:rPr>
          <w:rFonts w:cs="Arial"/>
          <w:color w:val="353535"/>
          <w:lang w:val="en-US"/>
        </w:rPr>
        <w:t xml:space="preserve"> </w:t>
      </w:r>
      <w:proofErr w:type="spellStart"/>
      <w:r w:rsidRPr="0064483F">
        <w:rPr>
          <w:rFonts w:cs="Arial"/>
          <w:b/>
          <w:color w:val="353535"/>
          <w:lang w:val="en-US"/>
        </w:rPr>
        <w:t>AgronomoBot</w:t>
      </w:r>
      <w:proofErr w:type="spellEnd"/>
      <w:r w:rsidRPr="0064483F">
        <w:rPr>
          <w:rFonts w:cs="Arial"/>
          <w:b/>
          <w:color w:val="353535"/>
          <w:lang w:val="en-US"/>
        </w:rPr>
        <w:t>:</w:t>
      </w:r>
      <w:r w:rsidRPr="0064483F">
        <w:rPr>
          <w:rFonts w:cs="Arial"/>
          <w:color w:val="353535"/>
          <w:lang w:val="en-US"/>
        </w:rPr>
        <w:t xml:space="preserve"> a smart answering </w:t>
      </w:r>
      <w:proofErr w:type="spellStart"/>
      <w:r w:rsidRPr="0064483F">
        <w:rPr>
          <w:rFonts w:cs="Arial"/>
          <w:color w:val="353535"/>
          <w:lang w:val="en-US"/>
        </w:rPr>
        <w:t>Chatbot</w:t>
      </w:r>
      <w:proofErr w:type="spellEnd"/>
      <w:r w:rsidRPr="0064483F">
        <w:rPr>
          <w:rFonts w:cs="Arial"/>
          <w:color w:val="353535"/>
          <w:lang w:val="en-US"/>
        </w:rPr>
        <w:t xml:space="preserve"> applied to agricultural sensor networks. </w:t>
      </w:r>
      <w:r w:rsidRPr="00E9735C">
        <w:rPr>
          <w:rFonts w:cs="Arial"/>
          <w:color w:val="353535"/>
        </w:rPr>
        <w:t>2018, [</w:t>
      </w:r>
      <w:proofErr w:type="spellStart"/>
      <w:r w:rsidRPr="00E9735C">
        <w:rPr>
          <w:rFonts w:cs="Arial"/>
          <w:color w:val="353535"/>
        </w:rPr>
        <w:t>S.l</w:t>
      </w:r>
      <w:proofErr w:type="spellEnd"/>
      <w:r w:rsidRPr="00E9735C">
        <w:rPr>
          <w:rFonts w:cs="Arial"/>
          <w:color w:val="353535"/>
        </w:rPr>
        <w:t xml:space="preserve">: s.n.], 2018. </w:t>
      </w:r>
    </w:p>
    <w:p w14:paraId="3DC2F203" w14:textId="77777777" w:rsidR="004D5608" w:rsidRPr="00E9735C" w:rsidRDefault="004D5608" w:rsidP="002E18BF">
      <w:pPr>
        <w:widowControl w:val="0"/>
        <w:autoSpaceDE w:val="0"/>
        <w:autoSpaceDN w:val="0"/>
        <w:adjustRightInd w:val="0"/>
        <w:spacing w:line="240" w:lineRule="auto"/>
        <w:jc w:val="left"/>
        <w:rPr>
          <w:rFonts w:cs="Arial"/>
          <w:color w:val="353535"/>
        </w:rPr>
      </w:pPr>
    </w:p>
    <w:p w14:paraId="2AA97B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2E18BF">
      <w:pPr>
        <w:widowControl w:val="0"/>
        <w:autoSpaceDE w:val="0"/>
        <w:autoSpaceDN w:val="0"/>
        <w:adjustRightInd w:val="0"/>
        <w:spacing w:line="240" w:lineRule="auto"/>
        <w:jc w:val="left"/>
        <w:rPr>
          <w:rFonts w:cs="Arial"/>
          <w:color w:val="353535"/>
        </w:rPr>
      </w:pPr>
    </w:p>
    <w:p w14:paraId="42EF950D"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REATEGUI, </w:t>
      </w:r>
      <w:proofErr w:type="spellStart"/>
      <w:r w:rsidRPr="00E9735C">
        <w:rPr>
          <w:rFonts w:cs="Arial"/>
          <w:color w:val="353535"/>
        </w:rPr>
        <w:t>Eliseo</w:t>
      </w:r>
      <w:proofErr w:type="spellEnd"/>
      <w:r w:rsidRPr="00E9735C">
        <w:rPr>
          <w:rFonts w:cs="Arial"/>
          <w:color w:val="353535"/>
        </w:rPr>
        <w:t xml:space="preserve">;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proofErr w:type="spellStart"/>
      <w:r w:rsidRPr="0064483F">
        <w:rPr>
          <w:rFonts w:cs="Arial"/>
          <w:iCs/>
          <w:color w:val="353535"/>
          <w:lang w:val="en-US"/>
        </w:rPr>
        <w:t>Renote</w:t>
      </w:r>
      <w:proofErr w:type="spellEnd"/>
      <w:r w:rsidRPr="0064483F">
        <w:rPr>
          <w:rFonts w:cs="Arial"/>
          <w:color w:val="353535"/>
          <w:lang w:val="en-US"/>
        </w:rPr>
        <w:t>, 2008.</w:t>
      </w:r>
    </w:p>
    <w:p w14:paraId="195801AF" w14:textId="77777777" w:rsidR="00C94C9E" w:rsidRPr="0064483F" w:rsidRDefault="00C94C9E" w:rsidP="002E18BF">
      <w:pPr>
        <w:widowControl w:val="0"/>
        <w:autoSpaceDE w:val="0"/>
        <w:autoSpaceDN w:val="0"/>
        <w:adjustRightInd w:val="0"/>
        <w:spacing w:line="240" w:lineRule="auto"/>
        <w:jc w:val="left"/>
        <w:rPr>
          <w:rFonts w:cs="Arial"/>
          <w:color w:val="353535"/>
          <w:lang w:val="en-US"/>
        </w:rPr>
      </w:pPr>
    </w:p>
    <w:p w14:paraId="7C35F8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SOEDIONO, Budi. </w:t>
      </w:r>
      <w:r w:rsidRPr="0064483F">
        <w:rPr>
          <w:rFonts w:cs="Arial"/>
          <w:b/>
          <w:iCs/>
          <w:color w:val="353535"/>
          <w:lang w:val="en-US"/>
        </w:rPr>
        <w:t>Web Scraping with Python</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1989. </w:t>
      </w:r>
    </w:p>
    <w:p w14:paraId="13B68504" w14:textId="77777777" w:rsidR="009A637A" w:rsidRPr="0064483F" w:rsidRDefault="009A637A" w:rsidP="002E18BF">
      <w:pPr>
        <w:widowControl w:val="0"/>
        <w:autoSpaceDE w:val="0"/>
        <w:autoSpaceDN w:val="0"/>
        <w:adjustRightInd w:val="0"/>
        <w:spacing w:line="240" w:lineRule="auto"/>
        <w:jc w:val="left"/>
        <w:rPr>
          <w:rFonts w:cs="Arial"/>
          <w:color w:val="353535"/>
          <w:lang w:val="en-US"/>
        </w:rPr>
      </w:pPr>
    </w:p>
    <w:p w14:paraId="3D998B75" w14:textId="0F8D3F6D"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SUTIKNO, </w:t>
      </w:r>
      <w:proofErr w:type="spellStart"/>
      <w:r w:rsidRPr="0064483F">
        <w:rPr>
          <w:rFonts w:cs="Arial"/>
          <w:color w:val="353535"/>
          <w:lang w:val="en-US"/>
        </w:rPr>
        <w:t>Tole</w:t>
      </w:r>
      <w:proofErr w:type="spellEnd"/>
      <w:r w:rsidRPr="0064483F">
        <w:rPr>
          <w:rFonts w:cs="Arial"/>
          <w:color w:val="353535"/>
          <w:lang w:val="en-US"/>
        </w:rPr>
        <w:t xml:space="preserve">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WhatsApp, Viber and Telegram which is Best for Instant Messaging?</w:t>
      </w:r>
      <w:r w:rsidRPr="0064483F">
        <w:rPr>
          <w:rFonts w:cs="Arial"/>
          <w:color w:val="353535"/>
          <w:lang w:val="en-US"/>
        </w:rPr>
        <w:t xml:space="preserve"> </w:t>
      </w:r>
      <w:r w:rsidRPr="0064483F">
        <w:rPr>
          <w:rFonts w:cs="Arial"/>
          <w:iCs/>
          <w:color w:val="353535"/>
          <w:lang w:val="en-US"/>
        </w:rPr>
        <w:t>International Journal of Electrical and Computer Engineering (IJECE)</w:t>
      </w:r>
      <w:r w:rsidRPr="0064483F">
        <w:rPr>
          <w:rFonts w:cs="Arial"/>
          <w:color w:val="353535"/>
          <w:lang w:val="en-US"/>
        </w:rPr>
        <w:t>, v</w:t>
      </w:r>
      <w:r w:rsidR="00916059" w:rsidRPr="0064483F">
        <w:rPr>
          <w:rFonts w:cs="Arial"/>
          <w:color w:val="353535"/>
          <w:lang w:val="en-US"/>
        </w:rPr>
        <w:t>. 6, n. 3, p. 909, 1 jun. 2016.</w:t>
      </w:r>
    </w:p>
    <w:p w14:paraId="10B8035A" w14:textId="77777777" w:rsidR="00916059" w:rsidRPr="0064483F" w:rsidRDefault="00916059" w:rsidP="002E18BF">
      <w:pPr>
        <w:widowControl w:val="0"/>
        <w:autoSpaceDE w:val="0"/>
        <w:autoSpaceDN w:val="0"/>
        <w:adjustRightInd w:val="0"/>
        <w:spacing w:line="240" w:lineRule="auto"/>
        <w:jc w:val="left"/>
        <w:rPr>
          <w:rFonts w:cs="Arial"/>
          <w:color w:val="353535"/>
          <w:lang w:val="en-US"/>
        </w:rPr>
      </w:pPr>
    </w:p>
    <w:p w14:paraId="4687D880" w14:textId="5DA058D6"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TANENBAUM, Andrew S.; VAN STEEN, Maarten. </w:t>
      </w:r>
      <w:r w:rsidRPr="0064483F">
        <w:rPr>
          <w:rFonts w:cs="Arial"/>
          <w:b/>
          <w:iCs/>
          <w:color w:val="353535"/>
          <w:lang w:val="en-US"/>
        </w:rPr>
        <w:t>Distributed Systems</w:t>
      </w:r>
      <w:r w:rsidR="00796BA2" w:rsidRPr="0064483F">
        <w:rPr>
          <w:rFonts w:cs="Arial"/>
          <w:b/>
          <w:iCs/>
          <w:color w:val="353535"/>
          <w:lang w:val="en-US"/>
        </w:rPr>
        <w:t>:</w:t>
      </w:r>
      <w:r w:rsidRPr="0064483F">
        <w:rPr>
          <w:rFonts w:cs="Arial"/>
          <w:iCs/>
          <w:color w:val="353535"/>
          <w:lang w:val="en-US"/>
        </w:rPr>
        <w:t xml:space="preserve"> Principles and Paradigms</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2013. </w:t>
      </w:r>
    </w:p>
    <w:p w14:paraId="6053B847"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02C484BF" w14:textId="14CFE51D" w:rsidR="00351650" w:rsidRPr="00351650" w:rsidRDefault="00351650" w:rsidP="002E18BF">
      <w:pPr>
        <w:widowControl w:val="0"/>
        <w:autoSpaceDE w:val="0"/>
        <w:autoSpaceDN w:val="0"/>
        <w:adjustRightInd w:val="0"/>
        <w:spacing w:line="240" w:lineRule="auto"/>
        <w:jc w:val="left"/>
        <w:rPr>
          <w:rFonts w:eastAsia="Times New Roman" w:cs="Arial"/>
          <w:noProof/>
        </w:rPr>
      </w:pPr>
      <w:r w:rsidRPr="00854EBC">
        <w:rPr>
          <w:rFonts w:eastAsia="Times New Roman" w:cs="Arial"/>
          <w:noProof/>
        </w:rPr>
        <w:t xml:space="preserve">USACHEV, Denis </w:t>
      </w:r>
      <w:r w:rsidRPr="005A4CCD">
        <w:rPr>
          <w:rFonts w:eastAsia="Times New Roman" w:cs="Arial"/>
          <w:iCs/>
          <w:noProof/>
        </w:rPr>
        <w:t>et al.</w:t>
      </w:r>
      <w:r w:rsidRPr="00854EBC">
        <w:rPr>
          <w:rFonts w:eastAsia="Times New Roman" w:cs="Arial"/>
          <w:noProof/>
        </w:rPr>
        <w:t xml:space="preserve"> </w:t>
      </w:r>
      <w:r w:rsidRPr="005A4CCD">
        <w:rPr>
          <w:rFonts w:eastAsia="Times New Roman" w:cs="Arial"/>
          <w:b/>
          <w:noProof/>
        </w:rPr>
        <w:t>Open source platform Digital Personal Assistant</w:t>
      </w:r>
      <w:r w:rsidRPr="00854EBC">
        <w:rPr>
          <w:rFonts w:eastAsia="Times New Roman" w:cs="Arial"/>
          <w:noProof/>
        </w:rPr>
        <w:t>. 2018. Disponível em: &lt;http://arxiv.org/abs/1801.03650&gt;</w:t>
      </w:r>
      <w:r>
        <w:rPr>
          <w:rFonts w:eastAsia="Times New Roman" w:cs="Arial"/>
          <w:noProof/>
        </w:rPr>
        <w:t>. Acesso em: 19 nov. 18</w:t>
      </w:r>
      <w:r w:rsidRPr="00854EBC">
        <w:rPr>
          <w:rFonts w:eastAsia="Times New Roman" w:cs="Arial"/>
          <w:noProof/>
        </w:rPr>
        <w:t>.</w:t>
      </w:r>
    </w:p>
    <w:p w14:paraId="742A7AAE" w14:textId="77777777" w:rsidR="00796BA2" w:rsidRPr="0064483F" w:rsidRDefault="00796BA2" w:rsidP="002E18BF">
      <w:pPr>
        <w:widowControl w:val="0"/>
        <w:autoSpaceDE w:val="0"/>
        <w:autoSpaceDN w:val="0"/>
        <w:adjustRightInd w:val="0"/>
        <w:spacing w:line="240" w:lineRule="auto"/>
        <w:jc w:val="left"/>
        <w:rPr>
          <w:rFonts w:cs="Arial"/>
          <w:color w:val="353535"/>
          <w:lang w:val="en-US"/>
        </w:rPr>
      </w:pPr>
    </w:p>
    <w:p w14:paraId="64898DE6" w14:textId="0773425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VARGIU, Eloisa; URRU, </w:t>
      </w:r>
      <w:proofErr w:type="spellStart"/>
      <w:r w:rsidRPr="0064483F">
        <w:rPr>
          <w:rFonts w:cs="Arial"/>
          <w:color w:val="353535"/>
          <w:lang w:val="en-US"/>
        </w:rPr>
        <w:t>Mirko</w:t>
      </w:r>
      <w:proofErr w:type="spellEnd"/>
      <w:r w:rsidRPr="0064483F">
        <w:rPr>
          <w:rFonts w:cs="Arial"/>
          <w:color w:val="353535"/>
          <w:lang w:val="en-US"/>
        </w:rPr>
        <w:t xml:space="preserve">. </w:t>
      </w:r>
      <w:r w:rsidRPr="0064483F">
        <w:rPr>
          <w:rFonts w:cs="Arial"/>
          <w:b/>
          <w:color w:val="353535"/>
          <w:lang w:val="en-US"/>
        </w:rPr>
        <w:t>Exploiting web scraping in a collaborative filtering- based approach to web advertising</w:t>
      </w:r>
      <w:r w:rsidRPr="0064483F">
        <w:rPr>
          <w:rFonts w:cs="Arial"/>
          <w:color w:val="353535"/>
          <w:lang w:val="en-US"/>
        </w:rPr>
        <w:t xml:space="preserve">. </w:t>
      </w:r>
      <w:r w:rsidRPr="0064483F">
        <w:rPr>
          <w:rFonts w:cs="Arial"/>
          <w:iCs/>
          <w:color w:val="353535"/>
          <w:lang w:val="en-US"/>
        </w:rPr>
        <w:t>Artificial Intelligence Research</w:t>
      </w:r>
      <w:r w:rsidR="00B75CE7" w:rsidRPr="0064483F">
        <w:rPr>
          <w:rFonts w:cs="Arial"/>
          <w:color w:val="353535"/>
          <w:lang w:val="en-US"/>
        </w:rPr>
        <w:t xml:space="preserve">, v. 2, n. 1, 20 </w:t>
      </w:r>
      <w:proofErr w:type="spellStart"/>
      <w:r w:rsidR="00B75CE7" w:rsidRPr="0064483F">
        <w:rPr>
          <w:rFonts w:cs="Arial"/>
          <w:color w:val="353535"/>
          <w:lang w:val="en-US"/>
        </w:rPr>
        <w:t>nov.</w:t>
      </w:r>
      <w:proofErr w:type="spellEnd"/>
      <w:r w:rsidR="00B75CE7" w:rsidRPr="0064483F">
        <w:rPr>
          <w:rFonts w:cs="Arial"/>
          <w:color w:val="353535"/>
          <w:lang w:val="en-US"/>
        </w:rPr>
        <w:t xml:space="preserve"> 2012.</w:t>
      </w:r>
    </w:p>
    <w:p w14:paraId="56A72FDF" w14:textId="77777777" w:rsidR="00B75CE7" w:rsidRPr="0064483F" w:rsidRDefault="00B75CE7" w:rsidP="002E18BF">
      <w:pPr>
        <w:widowControl w:val="0"/>
        <w:autoSpaceDE w:val="0"/>
        <w:autoSpaceDN w:val="0"/>
        <w:adjustRightInd w:val="0"/>
        <w:spacing w:line="240" w:lineRule="auto"/>
        <w:jc w:val="left"/>
        <w:rPr>
          <w:rFonts w:cs="Arial"/>
          <w:color w:val="353535"/>
          <w:lang w:val="en-US"/>
        </w:rPr>
      </w:pPr>
    </w:p>
    <w:p w14:paraId="0C15A3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WOOLDRIDGE, Michael. </w:t>
      </w:r>
      <w:r w:rsidRPr="0064483F">
        <w:rPr>
          <w:rFonts w:cs="Arial"/>
          <w:b/>
          <w:color w:val="353535"/>
          <w:lang w:val="en-US"/>
        </w:rPr>
        <w:t xml:space="preserve">Introduction to </w:t>
      </w:r>
      <w:proofErr w:type="spellStart"/>
      <w:r w:rsidRPr="0064483F">
        <w:rPr>
          <w:rFonts w:cs="Arial"/>
          <w:b/>
          <w:color w:val="353535"/>
          <w:lang w:val="en-US"/>
        </w:rPr>
        <w:t>Multiagent</w:t>
      </w:r>
      <w:proofErr w:type="spellEnd"/>
      <w:r w:rsidRPr="0064483F">
        <w:rPr>
          <w:rFonts w:cs="Arial"/>
          <w:b/>
          <w:color w:val="353535"/>
          <w:lang w:val="en-US"/>
        </w:rPr>
        <w:t xml:space="preserve"> Systems</w:t>
      </w:r>
      <w:r w:rsidRPr="0064483F">
        <w:rPr>
          <w:rFonts w:cs="Arial"/>
          <w:color w:val="353535"/>
          <w:lang w:val="en-US"/>
        </w:rPr>
        <w:t xml:space="preserve">. </w:t>
      </w:r>
      <w:r w:rsidRPr="0064483F">
        <w:rPr>
          <w:rFonts w:cs="Arial"/>
          <w:iCs/>
          <w:color w:val="353535"/>
          <w:lang w:val="en-US"/>
        </w:rPr>
        <w:t>Information Retrieval</w:t>
      </w:r>
      <w:r w:rsidRPr="0064483F">
        <w:rPr>
          <w:rFonts w:cs="Arial"/>
          <w:color w:val="353535"/>
          <w:lang w:val="en-US"/>
        </w:rPr>
        <w:t>, 2002.</w:t>
      </w:r>
    </w:p>
    <w:p w14:paraId="57A374E2" w14:textId="77777777" w:rsidR="00E060DA" w:rsidRPr="0064483F" w:rsidRDefault="00E060DA" w:rsidP="002E18BF">
      <w:pPr>
        <w:widowControl w:val="0"/>
        <w:autoSpaceDE w:val="0"/>
        <w:autoSpaceDN w:val="0"/>
        <w:adjustRightInd w:val="0"/>
        <w:spacing w:line="240" w:lineRule="auto"/>
        <w:jc w:val="left"/>
        <w:rPr>
          <w:rFonts w:cs="Arial"/>
          <w:color w:val="353535"/>
          <w:lang w:val="en-US"/>
        </w:rPr>
      </w:pPr>
    </w:p>
    <w:p w14:paraId="77D3A810" w14:textId="5BA551A3" w:rsidR="00730CE2" w:rsidRPr="00E9735C"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YAN, </w:t>
      </w:r>
      <w:proofErr w:type="spellStart"/>
      <w:r w:rsidRPr="0064483F">
        <w:rPr>
          <w:rFonts w:cs="Arial"/>
          <w:color w:val="353535"/>
          <w:lang w:val="en-US"/>
        </w:rPr>
        <w:t>Mengting</w:t>
      </w:r>
      <w:proofErr w:type="spellEnd"/>
      <w:r w:rsidRPr="0064483F">
        <w:rPr>
          <w:rFonts w:cs="Arial"/>
          <w:color w:val="353535"/>
          <w:lang w:val="en-US"/>
        </w:rPr>
        <w:t xml:space="preserve"> </w:t>
      </w:r>
      <w:r w:rsidRPr="0064483F">
        <w:rPr>
          <w:rFonts w:cs="Arial"/>
          <w:iCs/>
          <w:color w:val="353535"/>
          <w:lang w:val="en-US"/>
        </w:rPr>
        <w:t>et al</w:t>
      </w:r>
      <w:r w:rsidRPr="0064483F">
        <w:rPr>
          <w:rFonts w:cs="Arial"/>
          <w:b/>
          <w:iCs/>
          <w:color w:val="353535"/>
          <w:lang w:val="en-US"/>
        </w:rPr>
        <w:t>.</w:t>
      </w:r>
      <w:r w:rsidRPr="0064483F">
        <w:rPr>
          <w:rFonts w:cs="Arial"/>
          <w:b/>
          <w:color w:val="353535"/>
          <w:lang w:val="en-US"/>
        </w:rPr>
        <w:t xml:space="preserve"> Building a </w:t>
      </w:r>
      <w:proofErr w:type="spellStart"/>
      <w:r w:rsidRPr="0064483F">
        <w:rPr>
          <w:rFonts w:cs="Arial"/>
          <w:b/>
          <w:color w:val="353535"/>
          <w:lang w:val="en-US"/>
        </w:rPr>
        <w:t>Chatbot</w:t>
      </w:r>
      <w:proofErr w:type="spellEnd"/>
      <w:r w:rsidRPr="0064483F">
        <w:rPr>
          <w:rFonts w:cs="Arial"/>
          <w:b/>
          <w:color w:val="353535"/>
          <w:lang w:val="en-US"/>
        </w:rPr>
        <w:t xml:space="preserve"> with </w:t>
      </w:r>
      <w:proofErr w:type="spellStart"/>
      <w:r w:rsidRPr="0064483F">
        <w:rPr>
          <w:rFonts w:cs="Arial"/>
          <w:b/>
          <w:color w:val="353535"/>
          <w:lang w:val="en-US"/>
        </w:rPr>
        <w:t>Serverless</w:t>
      </w:r>
      <w:proofErr w:type="spellEnd"/>
      <w:r w:rsidRPr="0064483F">
        <w:rPr>
          <w:rFonts w:cs="Arial"/>
          <w:b/>
          <w:color w:val="353535"/>
          <w:lang w:val="en-US"/>
        </w:rPr>
        <w:t xml:space="preserve"> Computing</w:t>
      </w:r>
      <w:r w:rsidRPr="0064483F">
        <w:rPr>
          <w:rFonts w:cs="Arial"/>
          <w:color w:val="353535"/>
          <w:lang w:val="en-US"/>
        </w:rPr>
        <w:t xml:space="preserve">. </w:t>
      </w:r>
      <w:r w:rsidRPr="00E9735C">
        <w:rPr>
          <w:rFonts w:cs="Arial"/>
          <w:color w:val="353535"/>
        </w:rPr>
        <w:t>2016, [</w:t>
      </w:r>
      <w:proofErr w:type="spellStart"/>
      <w:r w:rsidRPr="00E9735C">
        <w:rPr>
          <w:rFonts w:cs="Arial"/>
          <w:color w:val="353535"/>
        </w:rPr>
        <w:t>S.l</w:t>
      </w:r>
      <w:proofErr w:type="spellEnd"/>
      <w:r w:rsidRPr="00E9735C">
        <w:rPr>
          <w:rFonts w:cs="Arial"/>
          <w:color w:val="353535"/>
        </w:rPr>
        <w:t xml:space="preserve">: s.n.], 2016. </w:t>
      </w:r>
    </w:p>
    <w:p w14:paraId="0B2349C0" w14:textId="0948BD64" w:rsidR="00D572C5" w:rsidRDefault="00923A98" w:rsidP="00E27A8A">
      <w:pPr>
        <w:spacing w:line="240" w:lineRule="auto"/>
        <w:jc w:val="left"/>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116279">
        <w:br w:type="page"/>
      </w:r>
    </w:p>
    <w:p w14:paraId="1EE9620B" w14:textId="38C71E1C" w:rsidR="00F02381" w:rsidRDefault="00F02381">
      <w:pPr>
        <w:spacing w:line="240" w:lineRule="auto"/>
        <w:jc w:val="left"/>
      </w:pPr>
      <w:r>
        <w:lastRenderedPageBreak/>
        <w:br w:type="page"/>
      </w:r>
    </w:p>
    <w:p w14:paraId="49DADEF1" w14:textId="59E002DC" w:rsidR="00D572C5" w:rsidRDefault="00B77F2D" w:rsidP="00A00DE1">
      <w:pPr>
        <w:pStyle w:val="Apendice"/>
      </w:pPr>
      <w:bookmarkStart w:id="83" w:name="_Toc531809278"/>
      <w:r>
        <w:lastRenderedPageBreak/>
        <w:t>APÊNDICE A – Código Fonte do bot do Telegram</w:t>
      </w:r>
      <w:bookmarkEnd w:id="83"/>
    </w:p>
    <w:p w14:paraId="5317FA09" w14:textId="77777777" w:rsidR="00B77F2D" w:rsidRDefault="00B77F2D" w:rsidP="00FE3790">
      <w:pPr>
        <w:widowControl w:val="0"/>
        <w:autoSpaceDE w:val="0"/>
        <w:autoSpaceDN w:val="0"/>
        <w:adjustRightInd w:val="0"/>
        <w:jc w:val="center"/>
      </w:pPr>
    </w:p>
    <w:p w14:paraId="6FE23436" w14:textId="33B3AF68" w:rsidR="00294E92" w:rsidRDefault="00A04FDB" w:rsidP="00A103F7">
      <w:pPr>
        <w:pStyle w:val="Paragrafo"/>
      </w:pPr>
      <w:r>
        <w:t xml:space="preserve">O </w:t>
      </w:r>
      <w:r>
        <w:rPr>
          <w:i/>
        </w:rPr>
        <w:t>bot</w:t>
      </w:r>
      <w:r>
        <w:t xml:space="preserve"> está em funcionamento e pode ser acessado a partir da URL: &lt;https://t.me/lana_pa_bot&gt;.</w:t>
      </w:r>
    </w:p>
    <w:p w14:paraId="621E8857" w14:textId="77777777" w:rsidR="00015AAE" w:rsidRDefault="00015AAE" w:rsidP="00A103F7">
      <w:pPr>
        <w:pStyle w:val="Paragrafo"/>
      </w:pPr>
    </w:p>
    <w:p w14:paraId="45F8BDED"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Arquivo index.js</w:t>
      </w:r>
    </w:p>
    <w:p w14:paraId="729AFD58" w14:textId="77777777" w:rsidR="00E0694C" w:rsidRPr="00351650"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lana = require(</w:t>
      </w:r>
      <w:proofErr w:type="gramStart"/>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lana');</w:t>
      </w:r>
    </w:p>
    <w:p w14:paraId="3EF6076A"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E0694C">
        <w:rPr>
          <w:rFonts w:eastAsia="Times New Roman" w:cs="Arial"/>
          <w:color w:val="000000"/>
          <w:sz w:val="20"/>
          <w:szCs w:val="20"/>
          <w:lang w:eastAsia="pt-BR"/>
        </w:rPr>
        <w:t>require</w:t>
      </w:r>
      <w:proofErr w:type="spellEnd"/>
      <w:r w:rsidRPr="00E0694C">
        <w:rPr>
          <w:rFonts w:eastAsia="Times New Roman" w:cs="Arial"/>
          <w:color w:val="000000"/>
          <w:sz w:val="20"/>
          <w:szCs w:val="20"/>
          <w:lang w:eastAsia="pt-BR"/>
        </w:rPr>
        <w:t>(</w:t>
      </w:r>
      <w:proofErr w:type="gramEnd"/>
      <w:r w:rsidRPr="00E0694C">
        <w:rPr>
          <w:rFonts w:eastAsia="Times New Roman" w:cs="Arial"/>
          <w:color w:val="000000"/>
          <w:sz w:val="20"/>
          <w:szCs w:val="20"/>
          <w:lang w:eastAsia="pt-BR"/>
        </w:rPr>
        <w:t>'./web')(lana);</w:t>
      </w:r>
    </w:p>
    <w:p w14:paraId="792EA9BE" w14:textId="23EF1D9C" w:rsidR="009E028F"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Fim do arquivo index.js</w:t>
      </w:r>
    </w:p>
    <w:p w14:paraId="274FA22B" w14:textId="77777777" w:rsidR="009E028F" w:rsidRPr="00E0694C" w:rsidRDefault="009E028F" w:rsidP="009E028F">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E33D0EF"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Arquivo web.js</w:t>
      </w:r>
    </w:p>
    <w:p w14:paraId="04E359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const</w:t>
      </w:r>
      <w:proofErr w:type="spellEnd"/>
      <w:proofErr w:type="gramEnd"/>
      <w:r w:rsidRPr="009E028F">
        <w:rPr>
          <w:rFonts w:eastAsia="Times New Roman" w:cs="Arial"/>
          <w:color w:val="000000"/>
          <w:sz w:val="20"/>
          <w:szCs w:val="20"/>
          <w:lang w:eastAsia="pt-BR"/>
        </w:rPr>
        <w:t xml:space="preserve"> </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 xml:space="preserve"> = </w:t>
      </w:r>
      <w:proofErr w:type="spellStart"/>
      <w:r w:rsidRPr="009E028F">
        <w:rPr>
          <w:rFonts w:eastAsia="Times New Roman" w:cs="Arial"/>
          <w:color w:val="000000"/>
          <w:sz w:val="20"/>
          <w:szCs w:val="20"/>
          <w:lang w:eastAsia="pt-BR"/>
        </w:rPr>
        <w:t>require</w:t>
      </w:r>
      <w:proofErr w:type="spell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w:t>
      </w:r>
    </w:p>
    <w:p w14:paraId="20E61F8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packageInfo</w:t>
      </w:r>
      <w:proofErr w:type="spellEnd"/>
      <w:r w:rsidRPr="00351650">
        <w:rPr>
          <w:rFonts w:eastAsia="Times New Roman" w:cs="Arial"/>
          <w:color w:val="000000"/>
          <w:sz w:val="20"/>
          <w:szCs w:val="20"/>
          <w:lang w:val="en-US" w:eastAsia="pt-BR"/>
        </w:rPr>
        <w:t xml:space="preserve"> = require('./</w:t>
      </w:r>
      <w:proofErr w:type="spellStart"/>
      <w:r w:rsidRPr="00351650">
        <w:rPr>
          <w:rFonts w:eastAsia="Times New Roman" w:cs="Arial"/>
          <w:color w:val="000000"/>
          <w:sz w:val="20"/>
          <w:szCs w:val="20"/>
          <w:lang w:val="en-US" w:eastAsia="pt-BR"/>
        </w:rPr>
        <w:t>package.json</w:t>
      </w:r>
      <w:proofErr w:type="spellEnd"/>
      <w:r w:rsidRPr="00351650">
        <w:rPr>
          <w:rFonts w:eastAsia="Times New Roman" w:cs="Arial"/>
          <w:color w:val="000000"/>
          <w:sz w:val="20"/>
          <w:szCs w:val="20"/>
          <w:lang w:val="en-US" w:eastAsia="pt-BR"/>
        </w:rPr>
        <w:t>');</w:t>
      </w:r>
    </w:p>
    <w:p w14:paraId="3754C3EE"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bodyParser</w:t>
      </w:r>
      <w:proofErr w:type="spellEnd"/>
      <w:r w:rsidRPr="00351650">
        <w:rPr>
          <w:rFonts w:eastAsia="Times New Roman" w:cs="Arial"/>
          <w:color w:val="000000"/>
          <w:sz w:val="20"/>
          <w:szCs w:val="20"/>
          <w:lang w:val="en-US" w:eastAsia="pt-BR"/>
        </w:rPr>
        <w:t xml:space="preserve"> = require('body-parser');</w:t>
      </w:r>
    </w:p>
    <w:p w14:paraId="49ED5049"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02DDDA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const</w:t>
      </w:r>
      <w:proofErr w:type="spellEnd"/>
      <w:proofErr w:type="gramEnd"/>
      <w:r w:rsidRPr="009E028F">
        <w:rPr>
          <w:rFonts w:eastAsia="Times New Roman" w:cs="Arial"/>
          <w:color w:val="000000"/>
          <w:sz w:val="20"/>
          <w:szCs w:val="20"/>
          <w:lang w:eastAsia="pt-BR"/>
        </w:rPr>
        <w:t xml:space="preserve"> app = </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w:t>
      </w:r>
    </w:p>
    <w:p w14:paraId="6A9D4767"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app.use</w:t>
      </w:r>
      <w:proofErr w:type="spellEnd"/>
      <w:r w:rsidRPr="009E028F">
        <w:rPr>
          <w:rFonts w:eastAsia="Times New Roman" w:cs="Arial"/>
          <w:color w:val="000000"/>
          <w:sz w:val="20"/>
          <w:szCs w:val="20"/>
          <w:lang w:eastAsia="pt-BR"/>
        </w:rPr>
        <w:t>(</w:t>
      </w:r>
      <w:proofErr w:type="spellStart"/>
      <w:proofErr w:type="gramEnd"/>
      <w:r w:rsidRPr="009E028F">
        <w:rPr>
          <w:rFonts w:eastAsia="Times New Roman" w:cs="Arial"/>
          <w:color w:val="000000"/>
          <w:sz w:val="20"/>
          <w:szCs w:val="20"/>
          <w:lang w:eastAsia="pt-BR"/>
        </w:rPr>
        <w:t>bodyParser.json</w:t>
      </w:r>
      <w:proofErr w:type="spellEnd"/>
      <w:r w:rsidRPr="009E028F">
        <w:rPr>
          <w:rFonts w:eastAsia="Times New Roman" w:cs="Arial"/>
          <w:color w:val="000000"/>
          <w:sz w:val="20"/>
          <w:szCs w:val="20"/>
          <w:lang w:eastAsia="pt-BR"/>
        </w:rPr>
        <w:t>());</w:t>
      </w:r>
    </w:p>
    <w:p w14:paraId="2EC91E4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49C285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app.get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25C39C0C"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res.json</w:t>
      </w:r>
      <w:proofErr w:type="spellEnd"/>
      <w:proofErr w:type="gramEnd"/>
      <w:r w:rsidRPr="00351650">
        <w:rPr>
          <w:rFonts w:eastAsia="Times New Roman" w:cs="Arial"/>
          <w:color w:val="000000"/>
          <w:sz w:val="20"/>
          <w:szCs w:val="20"/>
          <w:lang w:val="en-US" w:eastAsia="pt-BR"/>
        </w:rPr>
        <w:t xml:space="preserve">({ version: </w:t>
      </w:r>
      <w:proofErr w:type="spellStart"/>
      <w:r w:rsidRPr="00351650">
        <w:rPr>
          <w:rFonts w:eastAsia="Times New Roman" w:cs="Arial"/>
          <w:color w:val="000000"/>
          <w:sz w:val="20"/>
          <w:szCs w:val="20"/>
          <w:lang w:val="en-US" w:eastAsia="pt-BR"/>
        </w:rPr>
        <w:t>packageInfo.version</w:t>
      </w:r>
      <w:proofErr w:type="spellEnd"/>
      <w:r w:rsidRPr="00351650">
        <w:rPr>
          <w:rFonts w:eastAsia="Times New Roman" w:cs="Arial"/>
          <w:color w:val="000000"/>
          <w:sz w:val="20"/>
          <w:szCs w:val="20"/>
          <w:lang w:val="en-US" w:eastAsia="pt-BR"/>
        </w:rPr>
        <w:t xml:space="preserve"> });</w:t>
      </w:r>
    </w:p>
    <w:p w14:paraId="5C462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B1801E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30D9D76"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server = </w:t>
      </w:r>
      <w:proofErr w:type="spellStart"/>
      <w:proofErr w:type="gramStart"/>
      <w:r w:rsidRPr="00351650">
        <w:rPr>
          <w:rFonts w:eastAsia="Times New Roman" w:cs="Arial"/>
          <w:color w:val="000000"/>
          <w:sz w:val="20"/>
          <w:szCs w:val="20"/>
          <w:lang w:val="en-US" w:eastAsia="pt-BR"/>
        </w:rPr>
        <w:t>app.listen</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process.env.PORT</w:t>
      </w:r>
      <w:proofErr w:type="spellEnd"/>
      <w:r w:rsidRPr="00351650">
        <w:rPr>
          <w:rFonts w:eastAsia="Times New Roman" w:cs="Arial"/>
          <w:color w:val="000000"/>
          <w:sz w:val="20"/>
          <w:szCs w:val="20"/>
          <w:lang w:val="en-US" w:eastAsia="pt-BR"/>
        </w:rPr>
        <w:t>, () =&gt; {</w:t>
      </w:r>
    </w:p>
    <w:p w14:paraId="2C5E8798"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host = </w:t>
      </w:r>
      <w:proofErr w:type="spellStart"/>
      <w:proofErr w:type="gramStart"/>
      <w:r w:rsidRPr="00351650">
        <w:rPr>
          <w:rFonts w:eastAsia="Times New Roman" w:cs="Arial"/>
          <w:color w:val="000000"/>
          <w:sz w:val="20"/>
          <w:szCs w:val="20"/>
          <w:lang w:val="en-US" w:eastAsia="pt-BR"/>
        </w:rPr>
        <w:t>server.address</w:t>
      </w:r>
      <w:proofErr w:type="spellEnd"/>
      <w:proofErr w:type="gramEnd"/>
      <w:r w:rsidRPr="00351650">
        <w:rPr>
          <w:rFonts w:eastAsia="Times New Roman" w:cs="Arial"/>
          <w:color w:val="000000"/>
          <w:sz w:val="20"/>
          <w:szCs w:val="20"/>
          <w:lang w:val="en-US" w:eastAsia="pt-BR"/>
        </w:rPr>
        <w:t>().address;</w:t>
      </w:r>
    </w:p>
    <w:p w14:paraId="41848FE3"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port = </w:t>
      </w:r>
      <w:proofErr w:type="spellStart"/>
      <w:proofErr w:type="gramStart"/>
      <w:r w:rsidRPr="00351650">
        <w:rPr>
          <w:rFonts w:eastAsia="Times New Roman" w:cs="Arial"/>
          <w:color w:val="000000"/>
          <w:sz w:val="20"/>
          <w:szCs w:val="20"/>
          <w:lang w:val="en-US" w:eastAsia="pt-BR"/>
        </w:rPr>
        <w:t>server.address</w:t>
      </w:r>
      <w:proofErr w:type="spellEnd"/>
      <w:proofErr w:type="gramEnd"/>
      <w:r w:rsidRPr="00351650">
        <w:rPr>
          <w:rFonts w:eastAsia="Times New Roman" w:cs="Arial"/>
          <w:color w:val="000000"/>
          <w:sz w:val="20"/>
          <w:szCs w:val="20"/>
          <w:lang w:val="en-US" w:eastAsia="pt-BR"/>
        </w:rPr>
        <w:t>().port;</w:t>
      </w:r>
    </w:p>
    <w:p w14:paraId="1590BDC0"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CCC30C2"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'Web server started at http://%s:%s', host, port);</w:t>
      </w:r>
    </w:p>
    <w:p w14:paraId="707783A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34027D34"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5E89FE2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module.exports</w:t>
      </w:r>
      <w:proofErr w:type="spellEnd"/>
      <w:proofErr w:type="gramEnd"/>
      <w:r w:rsidRPr="009E028F">
        <w:rPr>
          <w:rFonts w:eastAsia="Times New Roman" w:cs="Arial"/>
          <w:color w:val="000000"/>
          <w:sz w:val="20"/>
          <w:szCs w:val="20"/>
          <w:lang w:eastAsia="pt-BR"/>
        </w:rPr>
        <w:t xml:space="preserve"> = (lana) =&gt; {</w:t>
      </w:r>
    </w:p>
    <w:p w14:paraId="6EE7AB8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48AB5A7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9E028F">
        <w:rPr>
          <w:rFonts w:eastAsia="Times New Roman" w:cs="Arial"/>
          <w:color w:val="000000"/>
          <w:sz w:val="20"/>
          <w:szCs w:val="20"/>
          <w:lang w:eastAsia="pt-BR"/>
        </w:rPr>
        <w:t>lana.processUpdate</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req.body</w:t>
      </w:r>
      <w:proofErr w:type="spellEnd"/>
      <w:r w:rsidRPr="009E028F">
        <w:rPr>
          <w:rFonts w:eastAsia="Times New Roman" w:cs="Arial"/>
          <w:color w:val="000000"/>
          <w:sz w:val="20"/>
          <w:szCs w:val="20"/>
          <w:lang w:eastAsia="pt-BR"/>
        </w:rPr>
        <w:t>);</w:t>
      </w:r>
    </w:p>
    <w:p w14:paraId="70B96E2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(200);</w:t>
      </w:r>
    </w:p>
    <w:p w14:paraId="14C3A47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8A0C7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9E028F">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sendMessage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3B0D7F9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9E028F">
        <w:rPr>
          <w:rFonts w:eastAsia="Times New Roman" w:cs="Arial"/>
          <w:color w:val="000000"/>
          <w:sz w:val="20"/>
          <w:szCs w:val="20"/>
          <w:lang w:eastAsia="pt-BR"/>
        </w:rPr>
        <w:t>lana.sendMessageEndpoint</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req.body</w:t>
      </w:r>
      <w:proofErr w:type="spellEnd"/>
      <w:r w:rsidRPr="009E028F">
        <w:rPr>
          <w:rFonts w:eastAsia="Times New Roman" w:cs="Arial"/>
          <w:color w:val="000000"/>
          <w:sz w:val="20"/>
          <w:szCs w:val="20"/>
          <w:lang w:eastAsia="pt-BR"/>
        </w:rPr>
        <w:t>)</w:t>
      </w:r>
    </w:p>
    <w:p w14:paraId="0FE45A1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then</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resp</w:t>
      </w:r>
      <w:proofErr w:type="spellEnd"/>
      <w:r w:rsidRPr="009E028F">
        <w:rPr>
          <w:rFonts w:eastAsia="Times New Roman" w:cs="Arial"/>
          <w:color w:val="000000"/>
          <w:sz w:val="20"/>
          <w:szCs w:val="20"/>
          <w:lang w:eastAsia="pt-BR"/>
        </w:rPr>
        <w:t xml:space="preserve"> =&gt; {</w:t>
      </w:r>
    </w:p>
    <w:p w14:paraId="4661BBF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(200);</w:t>
      </w:r>
    </w:p>
    <w:p w14:paraId="2E75AE4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3AAC9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.catch</w:t>
      </w:r>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err</w:t>
      </w:r>
      <w:proofErr w:type="spellEnd"/>
      <w:r w:rsidRPr="009E028F">
        <w:rPr>
          <w:rFonts w:eastAsia="Times New Roman" w:cs="Arial"/>
          <w:color w:val="000000"/>
          <w:sz w:val="20"/>
          <w:szCs w:val="20"/>
          <w:lang w:eastAsia="pt-BR"/>
        </w:rPr>
        <w:t xml:space="preserve"> =&gt; {</w:t>
      </w:r>
    </w:p>
    <w:p w14:paraId="79F4D4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(400);</w:t>
      </w:r>
    </w:p>
    <w:p w14:paraId="407CED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13A6E3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04690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79D22AD3" w14:textId="5232B2C4" w:rsidR="005808ED"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Fim do arquivo web.js</w:t>
      </w:r>
    </w:p>
    <w:p w14:paraId="7E00E79C" w14:textId="77777777" w:rsidR="00502D1E" w:rsidRPr="00502D1E" w:rsidRDefault="00502D1E" w:rsidP="00502D1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A22F138"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xml:space="preserve">// Arquivo </w:t>
      </w:r>
      <w:proofErr w:type="spellStart"/>
      <w:r w:rsidRPr="00760A6B">
        <w:rPr>
          <w:sz w:val="20"/>
          <w:szCs w:val="20"/>
          <w:lang w:eastAsia="pt-BR"/>
        </w:rPr>
        <w:t>config</w:t>
      </w:r>
      <w:proofErr w:type="spellEnd"/>
      <w:r w:rsidRPr="00760A6B">
        <w:rPr>
          <w:sz w:val="20"/>
          <w:szCs w:val="20"/>
          <w:lang w:eastAsia="pt-BR"/>
        </w:rPr>
        <w:t>/keys.js</w:t>
      </w:r>
    </w:p>
    <w:p w14:paraId="098CD2AE"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proofErr w:type="spellStart"/>
      <w:proofErr w:type="gramStart"/>
      <w:r w:rsidRPr="00760A6B">
        <w:rPr>
          <w:sz w:val="20"/>
          <w:szCs w:val="20"/>
          <w:lang w:eastAsia="pt-BR"/>
        </w:rPr>
        <w:t>module.exports</w:t>
      </w:r>
      <w:proofErr w:type="spellEnd"/>
      <w:proofErr w:type="gramEnd"/>
      <w:r w:rsidRPr="00760A6B">
        <w:rPr>
          <w:sz w:val="20"/>
          <w:szCs w:val="20"/>
          <w:lang w:eastAsia="pt-BR"/>
        </w:rPr>
        <w:t xml:space="preserve"> = {</w:t>
      </w:r>
    </w:p>
    <w:p w14:paraId="7A7B0ECF" w14:textId="1C210A4F"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spellStart"/>
      <w:proofErr w:type="gramStart"/>
      <w:r w:rsidR="00A826D1" w:rsidRPr="00760A6B">
        <w:rPr>
          <w:sz w:val="20"/>
          <w:szCs w:val="20"/>
          <w:lang w:eastAsia="pt-BR"/>
        </w:rPr>
        <w:t>tokenTelegramBot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process.env.tokenTelegramBot</w:t>
      </w:r>
      <w:proofErr w:type="spellEnd"/>
      <w:r w:rsidR="00A826D1" w:rsidRPr="00760A6B">
        <w:rPr>
          <w:sz w:val="20"/>
          <w:szCs w:val="20"/>
          <w:lang w:eastAsia="pt-BR"/>
        </w:rPr>
        <w:t>,</w:t>
      </w:r>
    </w:p>
    <w:p w14:paraId="5DF424D7" w14:textId="3A952788"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spellStart"/>
      <w:proofErr w:type="gramStart"/>
      <w:r w:rsidR="00A826D1" w:rsidRPr="00760A6B">
        <w:rPr>
          <w:sz w:val="20"/>
          <w:szCs w:val="20"/>
          <w:lang w:eastAsia="pt-BR"/>
        </w:rPr>
        <w:t>urlTelegramBot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process.env.urlTelegramBot</w:t>
      </w:r>
      <w:proofErr w:type="spellEnd"/>
      <w:r w:rsidR="00A826D1" w:rsidRPr="00760A6B">
        <w:rPr>
          <w:sz w:val="20"/>
          <w:szCs w:val="20"/>
          <w:lang w:eastAsia="pt-BR"/>
        </w:rPr>
        <w:t>,</w:t>
      </w:r>
    </w:p>
    <w:p w14:paraId="7A363FDE" w14:textId="071A540B"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lastRenderedPageBreak/>
        <w:t xml:space="preserve">    </w:t>
      </w:r>
      <w:proofErr w:type="spellStart"/>
      <w:proofErr w:type="gramStart"/>
      <w:r w:rsidR="00A826D1" w:rsidRPr="00760A6B">
        <w:rPr>
          <w:sz w:val="20"/>
          <w:szCs w:val="20"/>
          <w:lang w:eastAsia="pt-BR"/>
        </w:rPr>
        <w:t>urlMessageEndpoint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process.env.urlTelegramMessageEndpoint</w:t>
      </w:r>
      <w:proofErr w:type="spellEnd"/>
      <w:r w:rsidR="00A826D1" w:rsidRPr="00760A6B">
        <w:rPr>
          <w:sz w:val="20"/>
          <w:szCs w:val="20"/>
          <w:lang w:eastAsia="pt-BR"/>
        </w:rPr>
        <w:t>,</w:t>
      </w:r>
    </w:p>
    <w:p w14:paraId="0E3D19D8" w14:textId="1816CFFD" w:rsidR="00A826D1" w:rsidRPr="00351650" w:rsidRDefault="0070664D" w:rsidP="007F726E">
      <w:pPr>
        <w:pStyle w:val="PargrafodaLista"/>
        <w:numPr>
          <w:ilvl w:val="0"/>
          <w:numId w:val="43"/>
        </w:numPr>
        <w:tabs>
          <w:tab w:val="left" w:pos="567"/>
        </w:tabs>
        <w:spacing w:line="240" w:lineRule="auto"/>
        <w:ind w:left="0" w:firstLine="0"/>
        <w:jc w:val="left"/>
        <w:rPr>
          <w:sz w:val="20"/>
          <w:szCs w:val="20"/>
          <w:lang w:val="en-US" w:eastAsia="pt-BR"/>
        </w:rPr>
      </w:pPr>
      <w:r w:rsidRPr="00351650">
        <w:rPr>
          <w:sz w:val="20"/>
          <w:szCs w:val="20"/>
          <w:lang w:val="en-US" w:eastAsia="pt-BR"/>
        </w:rPr>
        <w:t xml:space="preserve">    </w:t>
      </w:r>
      <w:proofErr w:type="spellStart"/>
      <w:r w:rsidR="00A826D1" w:rsidRPr="00351650">
        <w:rPr>
          <w:sz w:val="20"/>
          <w:szCs w:val="20"/>
          <w:lang w:val="en-US" w:eastAsia="pt-BR"/>
        </w:rPr>
        <w:t>lana_api_</w:t>
      </w:r>
      <w:proofErr w:type="gramStart"/>
      <w:r w:rsidR="00A826D1" w:rsidRPr="00351650">
        <w:rPr>
          <w:sz w:val="20"/>
          <w:szCs w:val="20"/>
          <w:lang w:val="en-US" w:eastAsia="pt-BR"/>
        </w:rPr>
        <w:t>key</w:t>
      </w:r>
      <w:proofErr w:type="spellEnd"/>
      <w:r w:rsidR="00A826D1" w:rsidRPr="00351650">
        <w:rPr>
          <w:sz w:val="20"/>
          <w:szCs w:val="20"/>
          <w:lang w:val="en-US" w:eastAsia="pt-BR"/>
        </w:rPr>
        <w:t xml:space="preserve"> :</w:t>
      </w:r>
      <w:proofErr w:type="gramEnd"/>
      <w:r w:rsidR="00A826D1" w:rsidRPr="00351650">
        <w:rPr>
          <w:sz w:val="20"/>
          <w:szCs w:val="20"/>
          <w:lang w:val="en-US" w:eastAsia="pt-BR"/>
        </w:rPr>
        <w:t xml:space="preserve"> </w:t>
      </w:r>
      <w:proofErr w:type="spellStart"/>
      <w:r w:rsidR="00A826D1" w:rsidRPr="00351650">
        <w:rPr>
          <w:sz w:val="20"/>
          <w:szCs w:val="20"/>
          <w:lang w:val="en-US" w:eastAsia="pt-BR"/>
        </w:rPr>
        <w:t>process.env.lana_API_MASTER_KEY</w:t>
      </w:r>
      <w:proofErr w:type="spellEnd"/>
    </w:p>
    <w:p w14:paraId="5915200D"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w:t>
      </w:r>
    </w:p>
    <w:p w14:paraId="31F203D6" w14:textId="1A57445B" w:rsidR="00CD6D13"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xml:space="preserve">// Fim do arquivo </w:t>
      </w:r>
      <w:proofErr w:type="spellStart"/>
      <w:r w:rsidRPr="00760A6B">
        <w:rPr>
          <w:sz w:val="20"/>
          <w:szCs w:val="20"/>
          <w:lang w:eastAsia="pt-BR"/>
        </w:rPr>
        <w:t>config</w:t>
      </w:r>
      <w:proofErr w:type="spellEnd"/>
      <w:r w:rsidRPr="00760A6B">
        <w:rPr>
          <w:sz w:val="20"/>
          <w:szCs w:val="20"/>
          <w:lang w:eastAsia="pt-BR"/>
        </w:rPr>
        <w:t>/</w:t>
      </w:r>
      <w:proofErr w:type="spellStart"/>
      <w:proofErr w:type="gramStart"/>
      <w:r w:rsidRPr="00760A6B">
        <w:rPr>
          <w:sz w:val="20"/>
          <w:szCs w:val="20"/>
          <w:lang w:eastAsia="pt-BR"/>
        </w:rPr>
        <w:t>keys.ks</w:t>
      </w:r>
      <w:proofErr w:type="spellEnd"/>
      <w:proofErr w:type="gramEnd"/>
    </w:p>
    <w:p w14:paraId="20E617F3" w14:textId="77777777" w:rsidR="00FA09BE" w:rsidRPr="00FA09BE" w:rsidRDefault="00FA09BE" w:rsidP="00FA09BE">
      <w:pPr>
        <w:spacing w:line="240" w:lineRule="auto"/>
        <w:jc w:val="left"/>
        <w:rPr>
          <w:sz w:val="20"/>
          <w:szCs w:val="20"/>
          <w:lang w:eastAsia="pt-BR"/>
        </w:rPr>
      </w:pPr>
    </w:p>
    <w:p w14:paraId="036C08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Arquivo lana.js</w:t>
      </w:r>
    </w:p>
    <w:p w14:paraId="6293DA1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keys = require(</w:t>
      </w:r>
      <w:proofErr w:type="gramStart"/>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config</w:t>
      </w:r>
      <w:proofErr w:type="spellEnd"/>
      <w:r w:rsidRPr="00351650">
        <w:rPr>
          <w:rFonts w:eastAsia="Times New Roman" w:cs="Arial"/>
          <w:color w:val="000000"/>
          <w:sz w:val="20"/>
          <w:szCs w:val="20"/>
          <w:lang w:val="en-US" w:eastAsia="pt-BR"/>
        </w:rPr>
        <w:t>/keys");</w:t>
      </w:r>
    </w:p>
    <w:p w14:paraId="5D2250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token = </w:t>
      </w:r>
      <w:proofErr w:type="spellStart"/>
      <w:r w:rsidRPr="005808ED">
        <w:rPr>
          <w:rFonts w:eastAsia="Times New Roman" w:cs="Arial"/>
          <w:color w:val="000000"/>
          <w:sz w:val="20"/>
          <w:szCs w:val="20"/>
          <w:lang w:eastAsia="pt-BR"/>
        </w:rPr>
        <w:t>keys.tokenTelegramBot</w:t>
      </w:r>
      <w:proofErr w:type="spellEnd"/>
      <w:r w:rsidRPr="005808ED">
        <w:rPr>
          <w:rFonts w:eastAsia="Times New Roman" w:cs="Arial"/>
          <w:color w:val="000000"/>
          <w:sz w:val="20"/>
          <w:szCs w:val="20"/>
          <w:lang w:eastAsia="pt-BR"/>
        </w:rPr>
        <w:t>;</w:t>
      </w:r>
    </w:p>
    <w:p w14:paraId="0873C4D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keys.urlTelegramBot</w:t>
      </w:r>
      <w:proofErr w:type="spellEnd"/>
      <w:r w:rsidRPr="005808ED">
        <w:rPr>
          <w:rFonts w:eastAsia="Times New Roman" w:cs="Arial"/>
          <w:color w:val="000000"/>
          <w:sz w:val="20"/>
          <w:szCs w:val="20"/>
          <w:lang w:eastAsia="pt-BR"/>
        </w:rPr>
        <w:t>;</w:t>
      </w:r>
    </w:p>
    <w:p w14:paraId="5C53D0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urlMessageEndpoint</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keys.urlMessageEndpoint</w:t>
      </w:r>
      <w:proofErr w:type="spellEnd"/>
      <w:r w:rsidRPr="005808ED">
        <w:rPr>
          <w:rFonts w:eastAsia="Times New Roman" w:cs="Arial"/>
          <w:color w:val="000000"/>
          <w:sz w:val="20"/>
          <w:szCs w:val="20"/>
          <w:lang w:eastAsia="pt-BR"/>
        </w:rPr>
        <w:t>;</w:t>
      </w:r>
    </w:p>
    <w:p w14:paraId="168356B0"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lana_api_key</w:t>
      </w:r>
      <w:proofErr w:type="spellEnd"/>
      <w:r w:rsidRPr="00351650">
        <w:rPr>
          <w:rFonts w:eastAsia="Times New Roman" w:cs="Arial"/>
          <w:color w:val="000000"/>
          <w:sz w:val="20"/>
          <w:szCs w:val="20"/>
          <w:lang w:val="en-US" w:eastAsia="pt-BR"/>
        </w:rPr>
        <w:t xml:space="preserve"> = </w:t>
      </w:r>
      <w:proofErr w:type="spellStart"/>
      <w:proofErr w:type="gramStart"/>
      <w:r w:rsidRPr="00351650">
        <w:rPr>
          <w:rFonts w:eastAsia="Times New Roman" w:cs="Arial"/>
          <w:color w:val="000000"/>
          <w:sz w:val="20"/>
          <w:szCs w:val="20"/>
          <w:lang w:val="en-US" w:eastAsia="pt-BR"/>
        </w:rPr>
        <w:t>keys.lana</w:t>
      </w:r>
      <w:proofErr w:type="gramEnd"/>
      <w:r w:rsidRPr="00351650">
        <w:rPr>
          <w:rFonts w:eastAsia="Times New Roman" w:cs="Arial"/>
          <w:color w:val="000000"/>
          <w:sz w:val="20"/>
          <w:szCs w:val="20"/>
          <w:lang w:val="en-US" w:eastAsia="pt-BR"/>
        </w:rPr>
        <w:t>_api_key</w:t>
      </w:r>
      <w:proofErr w:type="spellEnd"/>
      <w:r w:rsidRPr="00351650">
        <w:rPr>
          <w:rFonts w:eastAsia="Times New Roman" w:cs="Arial"/>
          <w:color w:val="000000"/>
          <w:sz w:val="20"/>
          <w:szCs w:val="20"/>
          <w:lang w:val="en-US" w:eastAsia="pt-BR"/>
        </w:rPr>
        <w:t>;</w:t>
      </w:r>
    </w:p>
    <w:p w14:paraId="47A16D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request</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require</w:t>
      </w:r>
      <w:proofErr w:type="spell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request</w:t>
      </w:r>
      <w:proofErr w:type="spellEnd"/>
      <w:r w:rsidRPr="005808ED">
        <w:rPr>
          <w:rFonts w:eastAsia="Times New Roman" w:cs="Arial"/>
          <w:color w:val="000000"/>
          <w:sz w:val="20"/>
          <w:szCs w:val="20"/>
          <w:lang w:eastAsia="pt-BR"/>
        </w:rPr>
        <w:t>");</w:t>
      </w:r>
    </w:p>
    <w:p w14:paraId="16E1D17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02D5CC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Bot = </w:t>
      </w:r>
      <w:proofErr w:type="spellStart"/>
      <w:r w:rsidRPr="005808ED">
        <w:rPr>
          <w:rFonts w:eastAsia="Times New Roman" w:cs="Arial"/>
          <w:color w:val="000000"/>
          <w:sz w:val="20"/>
          <w:szCs w:val="20"/>
          <w:lang w:eastAsia="pt-BR"/>
        </w:rPr>
        <w:t>require</w:t>
      </w:r>
      <w:proofErr w:type="spell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tgfancy</w:t>
      </w:r>
      <w:proofErr w:type="spellEnd"/>
      <w:r w:rsidRPr="005808ED">
        <w:rPr>
          <w:rFonts w:eastAsia="Times New Roman" w:cs="Arial"/>
          <w:color w:val="000000"/>
          <w:sz w:val="20"/>
          <w:szCs w:val="20"/>
          <w:lang w:eastAsia="pt-BR"/>
        </w:rPr>
        <w:t>");</w:t>
      </w:r>
    </w:p>
    <w:p w14:paraId="174C3D7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lana;</w:t>
      </w:r>
    </w:p>
    <w:p w14:paraId="62DFDB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37C7C"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if (</w:t>
      </w:r>
      <w:proofErr w:type="spellStart"/>
      <w:proofErr w:type="gramStart"/>
      <w:r w:rsidRPr="00351650">
        <w:rPr>
          <w:rFonts w:eastAsia="Times New Roman" w:cs="Arial"/>
          <w:color w:val="000000"/>
          <w:sz w:val="20"/>
          <w:szCs w:val="20"/>
          <w:lang w:val="en-US" w:eastAsia="pt-BR"/>
        </w:rPr>
        <w:t>process.env.NODE</w:t>
      </w:r>
      <w:proofErr w:type="gramEnd"/>
      <w:r w:rsidRPr="00351650">
        <w:rPr>
          <w:rFonts w:eastAsia="Times New Roman" w:cs="Arial"/>
          <w:color w:val="000000"/>
          <w:sz w:val="20"/>
          <w:szCs w:val="20"/>
          <w:lang w:val="en-US" w:eastAsia="pt-BR"/>
        </w:rPr>
        <w:t>_ENV</w:t>
      </w:r>
      <w:proofErr w:type="spellEnd"/>
      <w:r w:rsidRPr="00351650">
        <w:rPr>
          <w:rFonts w:eastAsia="Times New Roman" w:cs="Arial"/>
          <w:color w:val="000000"/>
          <w:sz w:val="20"/>
          <w:szCs w:val="20"/>
          <w:lang w:val="en-US" w:eastAsia="pt-BR"/>
        </w:rPr>
        <w:t xml:space="preserve"> === "production") {</w:t>
      </w:r>
    </w:p>
    <w:p w14:paraId="57FB7E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lana</w:t>
      </w:r>
      <w:proofErr w:type="gramEnd"/>
      <w:r w:rsidRPr="005808ED">
        <w:rPr>
          <w:rFonts w:eastAsia="Times New Roman" w:cs="Arial"/>
          <w:color w:val="000000"/>
          <w:sz w:val="20"/>
          <w:szCs w:val="20"/>
          <w:lang w:eastAsia="pt-BR"/>
        </w:rPr>
        <w:t xml:space="preserve"> = new Bot(token);</w:t>
      </w:r>
    </w:p>
    <w:p w14:paraId="663021E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lana.setWebHook</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url</w:t>
      </w:r>
      <w:proofErr w:type="spellEnd"/>
      <w:r w:rsidRPr="00351650">
        <w:rPr>
          <w:rFonts w:eastAsia="Times New Roman" w:cs="Arial"/>
          <w:color w:val="000000"/>
          <w:sz w:val="20"/>
          <w:szCs w:val="20"/>
          <w:lang w:val="en-US" w:eastAsia="pt-BR"/>
        </w:rPr>
        <w:t xml:space="preserve"> + "/"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w:t>
      </w:r>
    </w:p>
    <w:p w14:paraId="5F927AD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118003C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lana = new </w:t>
      </w:r>
      <w:proofErr w:type="gramStart"/>
      <w:r w:rsidRPr="00351650">
        <w:rPr>
          <w:rFonts w:eastAsia="Times New Roman" w:cs="Arial"/>
          <w:color w:val="000000"/>
          <w:sz w:val="20"/>
          <w:szCs w:val="20"/>
          <w:lang w:val="en-US" w:eastAsia="pt-BR"/>
        </w:rPr>
        <w:t>Bot(</w:t>
      </w:r>
      <w:proofErr w:type="gramEnd"/>
      <w:r w:rsidRPr="00351650">
        <w:rPr>
          <w:rFonts w:eastAsia="Times New Roman" w:cs="Arial"/>
          <w:color w:val="000000"/>
          <w:sz w:val="20"/>
          <w:szCs w:val="20"/>
          <w:lang w:val="en-US" w:eastAsia="pt-BR"/>
        </w:rPr>
        <w:t>token, { polling: true });</w:t>
      </w:r>
    </w:p>
    <w:p w14:paraId="771D58B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3BE1F8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70D7F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 xml:space="preserve">"lana telegram bot server </w:t>
      </w:r>
      <w:proofErr w:type="spellStart"/>
      <w:r w:rsidRPr="005808ED">
        <w:rPr>
          <w:rFonts w:eastAsia="Times New Roman" w:cs="Arial"/>
          <w:color w:val="000000"/>
          <w:sz w:val="20"/>
          <w:szCs w:val="20"/>
          <w:lang w:eastAsia="pt-BR"/>
        </w:rPr>
        <w:t>started</w:t>
      </w:r>
      <w:proofErr w:type="spellEnd"/>
      <w:r w:rsidRPr="005808ED">
        <w:rPr>
          <w:rFonts w:eastAsia="Times New Roman" w:cs="Arial"/>
          <w:color w:val="000000"/>
          <w:sz w:val="20"/>
          <w:szCs w:val="20"/>
          <w:lang w:eastAsia="pt-BR"/>
        </w:rPr>
        <w:t>...");</w:t>
      </w:r>
    </w:p>
    <w:p w14:paraId="0BF37B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6C57F4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lana.on</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polling_error</w:t>
      </w:r>
      <w:proofErr w:type="spellEnd"/>
      <w:r w:rsidRPr="00351650">
        <w:rPr>
          <w:rFonts w:eastAsia="Times New Roman" w:cs="Arial"/>
          <w:color w:val="000000"/>
          <w:sz w:val="20"/>
          <w:szCs w:val="20"/>
          <w:lang w:val="en-US" w:eastAsia="pt-BR"/>
        </w:rPr>
        <w:t>", error =&gt; {</w:t>
      </w:r>
    </w:p>
    <w:p w14:paraId="31B014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console.error</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error</w:t>
      </w:r>
      <w:proofErr w:type="spellEnd"/>
      <w:r w:rsidRPr="005808ED">
        <w:rPr>
          <w:rFonts w:eastAsia="Times New Roman" w:cs="Arial"/>
          <w:color w:val="000000"/>
          <w:sz w:val="20"/>
          <w:szCs w:val="20"/>
          <w:lang w:eastAsia="pt-BR"/>
        </w:rPr>
        <w:t>);</w:t>
      </w:r>
    </w:p>
    <w:p w14:paraId="4B1889F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77204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C1804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Any</w:t>
      </w:r>
      <w:proofErr w:type="spell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w:t>
      </w:r>
      <w:proofErr w:type="spellEnd"/>
    </w:p>
    <w:p w14:paraId="0065F30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lana.on</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message</w:t>
      </w:r>
      <w:proofErr w:type="spell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 xml:space="preserve"> =&gt; {</w:t>
      </w:r>
    </w:p>
    <w:p w14:paraId="6229B0A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lana.sendMessage</w:t>
      </w:r>
      <w:proofErr w:type="spellEnd"/>
      <w:r w:rsidRPr="00351650">
        <w:rPr>
          <w:rFonts w:eastAsia="Times New Roman" w:cs="Arial"/>
          <w:color w:val="000000"/>
          <w:sz w:val="20"/>
          <w:szCs w:val="20"/>
          <w:lang w:val="en-US" w:eastAsia="pt-BR"/>
        </w:rPr>
        <w:t>(msg.chat.id, '</w:t>
      </w:r>
      <w:proofErr w:type="spellStart"/>
      <w:r w:rsidRPr="00351650">
        <w:rPr>
          <w:rFonts w:eastAsia="Times New Roman" w:cs="Arial"/>
          <w:color w:val="000000"/>
          <w:sz w:val="20"/>
          <w:szCs w:val="20"/>
          <w:lang w:val="en-US" w:eastAsia="pt-BR"/>
        </w:rPr>
        <w:t>Recebi</w:t>
      </w:r>
      <w:proofErr w:type="spellEnd"/>
      <w:r w:rsidRPr="00351650">
        <w:rPr>
          <w:rFonts w:eastAsia="Times New Roman" w:cs="Arial"/>
          <w:color w:val="000000"/>
          <w:sz w:val="20"/>
          <w:szCs w:val="20"/>
          <w:lang w:val="en-US" w:eastAsia="pt-BR"/>
        </w:rPr>
        <w:t xml:space="preserve"> a </w:t>
      </w:r>
      <w:proofErr w:type="spellStart"/>
      <w:r w:rsidRPr="00351650">
        <w:rPr>
          <w:rFonts w:eastAsia="Times New Roman" w:cs="Arial"/>
          <w:color w:val="000000"/>
          <w:sz w:val="20"/>
          <w:szCs w:val="20"/>
          <w:lang w:val="en-US" w:eastAsia="pt-BR"/>
        </w:rPr>
        <w:t>mensagem</w:t>
      </w:r>
      <w:proofErr w:type="spellEnd"/>
      <w:r w:rsidRPr="00351650">
        <w:rPr>
          <w:rFonts w:eastAsia="Times New Roman" w:cs="Arial"/>
          <w:color w:val="000000"/>
          <w:sz w:val="20"/>
          <w:szCs w:val="20"/>
          <w:lang w:val="en-US" w:eastAsia="pt-BR"/>
        </w:rPr>
        <w:t xml:space="preserve"> "' + </w:t>
      </w:r>
      <w:proofErr w:type="spellStart"/>
      <w:r w:rsidRPr="00351650">
        <w:rPr>
          <w:rFonts w:eastAsia="Times New Roman" w:cs="Arial"/>
          <w:color w:val="000000"/>
          <w:sz w:val="20"/>
          <w:szCs w:val="20"/>
          <w:lang w:val="en-US" w:eastAsia="pt-BR"/>
        </w:rPr>
        <w:t>msg.text</w:t>
      </w:r>
      <w:proofErr w:type="spellEnd"/>
      <w:r w:rsidRPr="00351650">
        <w:rPr>
          <w:rFonts w:eastAsia="Times New Roman" w:cs="Arial"/>
          <w:color w:val="000000"/>
          <w:sz w:val="20"/>
          <w:szCs w:val="20"/>
          <w:lang w:val="en-US" w:eastAsia="pt-BR"/>
        </w:rPr>
        <w:t xml:space="preserve"> + '" de: ' +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746AF7B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46AD47A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00A2790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incoming</w:t>
      </w:r>
      <w:proofErr w:type="spellEnd"/>
      <w:r w:rsidRPr="005808ED">
        <w:rPr>
          <w:rFonts w:eastAsia="Times New Roman" w:cs="Arial"/>
          <w:color w:val="000000"/>
          <w:sz w:val="20"/>
          <w:szCs w:val="20"/>
          <w:lang w:eastAsia="pt-BR"/>
        </w:rPr>
        <w:t>",</w:t>
      </w:r>
    </w:p>
    <w:p w14:paraId="740903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18C765A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from</w:t>
      </w:r>
      <w:proofErr w:type="spellEnd"/>
      <w:proofErr w:type="gramEnd"/>
      <w:r w:rsidRPr="005808ED">
        <w:rPr>
          <w:rFonts w:eastAsia="Times New Roman" w:cs="Arial"/>
          <w:color w:val="000000"/>
          <w:sz w:val="20"/>
          <w:szCs w:val="20"/>
          <w:lang w:eastAsia="pt-BR"/>
        </w:rPr>
        <w:t>: {</w:t>
      </w:r>
    </w:p>
    <w:p w14:paraId="3493081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name: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07AA27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username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msg.from.username</w:t>
      </w:r>
      <w:proofErr w:type="spellEnd"/>
      <w:r w:rsidRPr="005808ED">
        <w:rPr>
          <w:rFonts w:eastAsia="Times New Roman" w:cs="Arial"/>
          <w:color w:val="000000"/>
          <w:sz w:val="20"/>
          <w:szCs w:val="20"/>
          <w:lang w:eastAsia="pt-BR"/>
        </w:rPr>
        <w:t>,</w:t>
      </w:r>
    </w:p>
    <w:p w14:paraId="25AA2A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0C2C0F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11527D1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495CFF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date: new </w:t>
      </w:r>
      <w:proofErr w:type="gramStart"/>
      <w:r w:rsidRPr="00351650">
        <w:rPr>
          <w:rFonts w:eastAsia="Times New Roman" w:cs="Arial"/>
          <w:color w:val="000000"/>
          <w:sz w:val="20"/>
          <w:szCs w:val="20"/>
          <w:lang w:val="en-US" w:eastAsia="pt-BR"/>
        </w:rPr>
        <w:t>Date(</w:t>
      </w:r>
      <w:proofErr w:type="spellStart"/>
      <w:proofErr w:type="gramEnd"/>
      <w:r w:rsidRPr="00351650">
        <w:rPr>
          <w:rFonts w:eastAsia="Times New Roman" w:cs="Arial"/>
          <w:color w:val="000000"/>
          <w:sz w:val="20"/>
          <w:szCs w:val="20"/>
          <w:lang w:val="en-US" w:eastAsia="pt-BR"/>
        </w:rPr>
        <w:t>msg.date</w:t>
      </w:r>
      <w:proofErr w:type="spellEnd"/>
      <w:r w:rsidRPr="00351650">
        <w:rPr>
          <w:rFonts w:eastAsia="Times New Roman" w:cs="Arial"/>
          <w:color w:val="000000"/>
          <w:sz w:val="20"/>
          <w:szCs w:val="20"/>
          <w:lang w:val="en-US" w:eastAsia="pt-BR"/>
        </w:rPr>
        <w:t xml:space="preserve"> * 1000)</w:t>
      </w:r>
    </w:p>
    <w:p w14:paraId="225742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08A5661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4C4AADF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800B13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fowardMessageToLana(</w:t>
      </w:r>
      <w:proofErr w:type="spellStart"/>
      <w:proofErr w:type="gramEnd"/>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w:t>
      </w:r>
    </w:p>
    <w:p w14:paraId="7D9CB9E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094514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4FE9E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fowardMessageToLana = </w:t>
      </w:r>
      <w:proofErr w:type="spellStart"/>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 xml:space="preserve"> =&gt; {</w:t>
      </w:r>
    </w:p>
    <w:p w14:paraId="47081E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options</w:t>
      </w:r>
      <w:proofErr w:type="spellEnd"/>
      <w:r w:rsidRPr="005808ED">
        <w:rPr>
          <w:rFonts w:eastAsia="Times New Roman" w:cs="Arial"/>
          <w:color w:val="000000"/>
          <w:sz w:val="20"/>
          <w:szCs w:val="20"/>
          <w:lang w:eastAsia="pt-BR"/>
        </w:rPr>
        <w:t xml:space="preserve"> = {</w:t>
      </w:r>
    </w:p>
    <w:p w14:paraId="1D84830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method</w:t>
      </w:r>
      <w:proofErr w:type="spellEnd"/>
      <w:proofErr w:type="gramEnd"/>
      <w:r w:rsidRPr="005808ED">
        <w:rPr>
          <w:rFonts w:eastAsia="Times New Roman" w:cs="Arial"/>
          <w:color w:val="000000"/>
          <w:sz w:val="20"/>
          <w:szCs w:val="20"/>
          <w:lang w:eastAsia="pt-BR"/>
        </w:rPr>
        <w:t>: "POST",</w:t>
      </w:r>
    </w:p>
    <w:p w14:paraId="7FA49E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uri</w:t>
      </w:r>
      <w:proofErr w:type="gramEnd"/>
      <w:r w:rsidRPr="005808ED">
        <w:rPr>
          <w:rFonts w:eastAsia="Times New Roman" w:cs="Arial"/>
          <w:color w:val="000000"/>
          <w:sz w:val="20"/>
          <w:szCs w:val="20"/>
          <w:lang w:eastAsia="pt-BR"/>
        </w:rPr>
        <w:t>: "https://lana-api.herokuapp.com/api/message",</w:t>
      </w:r>
    </w:p>
    <w:p w14:paraId="695437D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headers</w:t>
      </w:r>
      <w:proofErr w:type="spellEnd"/>
      <w:proofErr w:type="gramEnd"/>
      <w:r w:rsidRPr="005808ED">
        <w:rPr>
          <w:rFonts w:eastAsia="Times New Roman" w:cs="Arial"/>
          <w:color w:val="000000"/>
          <w:sz w:val="20"/>
          <w:szCs w:val="20"/>
          <w:lang w:eastAsia="pt-BR"/>
        </w:rPr>
        <w:t>: {</w:t>
      </w:r>
    </w:p>
    <w:p w14:paraId="5EEF7F6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w:t>
      </w:r>
      <w:proofErr w:type="spellStart"/>
      <w:r w:rsidRPr="00351650">
        <w:rPr>
          <w:rFonts w:eastAsia="Times New Roman" w:cs="Arial"/>
          <w:color w:val="000000"/>
          <w:sz w:val="20"/>
          <w:szCs w:val="20"/>
          <w:lang w:val="en-US" w:eastAsia="pt-BR"/>
        </w:rPr>
        <w:t>api</w:t>
      </w:r>
      <w:proofErr w:type="spellEnd"/>
      <w:r w:rsidRPr="00351650">
        <w:rPr>
          <w:rFonts w:eastAsia="Times New Roman" w:cs="Arial"/>
          <w:color w:val="000000"/>
          <w:sz w:val="20"/>
          <w:szCs w:val="20"/>
          <w:lang w:val="en-US" w:eastAsia="pt-BR"/>
        </w:rPr>
        <w:t xml:space="preserve">-key": </w:t>
      </w:r>
      <w:proofErr w:type="spellStart"/>
      <w:r w:rsidRPr="00351650">
        <w:rPr>
          <w:rFonts w:eastAsia="Times New Roman" w:cs="Arial"/>
          <w:color w:val="000000"/>
          <w:sz w:val="20"/>
          <w:szCs w:val="20"/>
          <w:lang w:val="en-US" w:eastAsia="pt-BR"/>
        </w:rPr>
        <w:t>lana_api_key</w:t>
      </w:r>
      <w:proofErr w:type="spellEnd"/>
    </w:p>
    <w:p w14:paraId="24F8AB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72EA69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body</w:t>
      </w:r>
      <w:proofErr w:type="spellEnd"/>
      <w:proofErr w:type="gramEnd"/>
      <w:r w:rsidRPr="005808ED">
        <w:rPr>
          <w:rFonts w:eastAsia="Times New Roman" w:cs="Arial"/>
          <w:color w:val="000000"/>
          <w:sz w:val="20"/>
          <w:szCs w:val="20"/>
          <w:lang w:eastAsia="pt-BR"/>
        </w:rPr>
        <w:t>: {</w:t>
      </w:r>
    </w:p>
    <w:p w14:paraId="25EA422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26F8BA1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2F0802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w:t>
      </w:r>
      <w:proofErr w:type="gramEnd"/>
      <w:r w:rsidRPr="005808ED">
        <w:rPr>
          <w:rFonts w:eastAsia="Times New Roman" w:cs="Arial"/>
          <w:color w:val="000000"/>
          <w:sz w:val="20"/>
          <w:szCs w:val="20"/>
          <w:lang w:eastAsia="pt-BR"/>
        </w:rPr>
        <w:t>: {</w:t>
      </w:r>
    </w:p>
    <w:p w14:paraId="6144D7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name: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291B0DC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username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msg.from.username</w:t>
      </w:r>
      <w:proofErr w:type="spellEnd"/>
      <w:r w:rsidRPr="005808ED">
        <w:rPr>
          <w:rFonts w:eastAsia="Times New Roman" w:cs="Arial"/>
          <w:color w:val="000000"/>
          <w:sz w:val="20"/>
          <w:szCs w:val="20"/>
          <w:lang w:eastAsia="pt-BR"/>
        </w:rPr>
        <w:t>,</w:t>
      </w:r>
    </w:p>
    <w:p w14:paraId="0DEBB3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2659CD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5E24917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BEDE51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messageEndpoint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urlMessageEndpoint</w:t>
      </w:r>
      <w:proofErr w:type="spellEnd"/>
    </w:p>
    <w:p w14:paraId="307B63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BAB09"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json</w:t>
      </w:r>
      <w:proofErr w:type="spellEnd"/>
      <w:r w:rsidRPr="00351650">
        <w:rPr>
          <w:rFonts w:eastAsia="Times New Roman" w:cs="Arial"/>
          <w:color w:val="000000"/>
          <w:sz w:val="20"/>
          <w:szCs w:val="20"/>
          <w:lang w:val="en-US" w:eastAsia="pt-BR"/>
        </w:rPr>
        <w:t xml:space="preserve">: true // Automatically </w:t>
      </w:r>
      <w:proofErr w:type="spellStart"/>
      <w:r w:rsidRPr="00351650">
        <w:rPr>
          <w:rFonts w:eastAsia="Times New Roman" w:cs="Arial"/>
          <w:color w:val="000000"/>
          <w:sz w:val="20"/>
          <w:szCs w:val="20"/>
          <w:lang w:val="en-US" w:eastAsia="pt-BR"/>
        </w:rPr>
        <w:t>stringifies</w:t>
      </w:r>
      <w:proofErr w:type="spellEnd"/>
      <w:r w:rsidRPr="00351650">
        <w:rPr>
          <w:rFonts w:eastAsia="Times New Roman" w:cs="Arial"/>
          <w:color w:val="000000"/>
          <w:sz w:val="20"/>
          <w:szCs w:val="20"/>
          <w:lang w:val="en-US" w:eastAsia="pt-BR"/>
        </w:rPr>
        <w:t xml:space="preserve"> the body to JSON</w:t>
      </w:r>
    </w:p>
    <w:p w14:paraId="3CCD1A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238A6D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08F6D8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request(</w:t>
      </w:r>
      <w:proofErr w:type="gramEnd"/>
      <w:r w:rsidRPr="00351650">
        <w:rPr>
          <w:rFonts w:eastAsia="Times New Roman" w:cs="Arial"/>
          <w:color w:val="000000"/>
          <w:sz w:val="20"/>
          <w:szCs w:val="20"/>
          <w:lang w:val="en-US" w:eastAsia="pt-BR"/>
        </w:rPr>
        <w:t xml:space="preserve">options, (err, </w:t>
      </w:r>
      <w:proofErr w:type="spellStart"/>
      <w:r w:rsidRPr="00351650">
        <w:rPr>
          <w:rFonts w:eastAsia="Times New Roman" w:cs="Arial"/>
          <w:color w:val="000000"/>
          <w:sz w:val="20"/>
          <w:szCs w:val="20"/>
          <w:lang w:val="en-US" w:eastAsia="pt-BR"/>
        </w:rPr>
        <w:t>resp</w:t>
      </w:r>
      <w:proofErr w:type="spellEnd"/>
      <w:r w:rsidRPr="00351650">
        <w:rPr>
          <w:rFonts w:eastAsia="Times New Roman" w:cs="Arial"/>
          <w:color w:val="000000"/>
          <w:sz w:val="20"/>
          <w:szCs w:val="20"/>
          <w:lang w:val="en-US" w:eastAsia="pt-BR"/>
        </w:rPr>
        <w:t>, body) =&gt; {</w:t>
      </w:r>
    </w:p>
    <w:p w14:paraId="696A8081"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if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resp</w:t>
      </w:r>
      <w:proofErr w:type="spellEnd"/>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resp.statusCode</w:t>
      </w:r>
      <w:proofErr w:type="spellEnd"/>
      <w:r w:rsidRPr="00351650">
        <w:rPr>
          <w:rFonts w:eastAsia="Times New Roman" w:cs="Arial"/>
          <w:color w:val="000000"/>
          <w:sz w:val="20"/>
          <w:szCs w:val="20"/>
          <w:lang w:val="en-US" w:eastAsia="pt-BR"/>
        </w:rPr>
        <w:t xml:space="preserve"> != 200 || err) {</w:t>
      </w:r>
    </w:p>
    <w:p w14:paraId="35D0BD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23F8A7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1550DAF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59EE0C7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1C6091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errMessage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3FB0957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7463F5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39D9194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8AAA8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261136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D6615A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058EF5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5808ED">
        <w:rPr>
          <w:rFonts w:eastAsia="Times New Roman" w:cs="Arial"/>
          <w:color w:val="000000"/>
          <w:sz w:val="20"/>
          <w:szCs w:val="20"/>
          <w:lang w:eastAsia="pt-BR"/>
        </w:rPr>
        <w:t>lana.sendMessage</w:t>
      </w:r>
      <w:proofErr w:type="spellEnd"/>
      <w:r w:rsidRPr="005808ED">
        <w:rPr>
          <w:rFonts w:eastAsia="Times New Roman" w:cs="Arial"/>
          <w:color w:val="000000"/>
          <w:sz w:val="20"/>
          <w:szCs w:val="20"/>
          <w:lang w:eastAsia="pt-BR"/>
        </w:rPr>
        <w:t>(msg.chat.id, "</w:t>
      </w:r>
      <w:proofErr w:type="spellStart"/>
      <w:r w:rsidRPr="005808ED">
        <w:rPr>
          <w:rFonts w:eastAsia="Times New Roman" w:cs="Arial"/>
          <w:color w:val="000000"/>
          <w:sz w:val="20"/>
          <w:szCs w:val="20"/>
          <w:lang w:eastAsia="pt-BR"/>
        </w:rPr>
        <w:t>Ops</w:t>
      </w:r>
      <w:proofErr w:type="spellEnd"/>
      <w:r w:rsidRPr="005808ED">
        <w:rPr>
          <w:rFonts w:eastAsia="Times New Roman" w:cs="Arial"/>
          <w:color w:val="000000"/>
          <w:sz w:val="20"/>
          <w:szCs w:val="20"/>
          <w:lang w:eastAsia="pt-BR"/>
        </w:rPr>
        <w:t>, algo deu errado, tente novamente");</w:t>
      </w:r>
    </w:p>
    <w:p w14:paraId="7EE2063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401535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08A917B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59FEBEA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1CE53F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body.message</w:t>
      </w:r>
      <w:proofErr w:type="spellEnd"/>
      <w:r w:rsidRPr="005808ED">
        <w:rPr>
          <w:rFonts w:eastAsia="Times New Roman" w:cs="Arial"/>
          <w:color w:val="000000"/>
          <w:sz w:val="20"/>
          <w:szCs w:val="20"/>
          <w:lang w:eastAsia="pt-BR"/>
        </w:rPr>
        <w:t>,</w:t>
      </w:r>
    </w:p>
    <w:p w14:paraId="21C8810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2409BCD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body.chatId</w:t>
      </w:r>
      <w:proofErr w:type="spellEnd"/>
    </w:p>
    <w:p w14:paraId="249E1D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0DBED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7043D60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57662BE"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9B706A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xml:space="preserve"> = {};</w:t>
      </w:r>
    </w:p>
    <w:p w14:paraId="5D867F8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body.markdown</w:t>
      </w:r>
      <w:proofErr w:type="spellEnd"/>
      <w:r w:rsidRPr="005808ED">
        <w:rPr>
          <w:rFonts w:eastAsia="Times New Roman" w:cs="Arial"/>
          <w:color w:val="000000"/>
          <w:sz w:val="20"/>
          <w:szCs w:val="20"/>
          <w:lang w:eastAsia="pt-BR"/>
        </w:rPr>
        <w:t>) {</w:t>
      </w:r>
    </w:p>
    <w:p w14:paraId="0BD7D9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markdown</w:t>
      </w:r>
      <w:proofErr w:type="spellEnd"/>
      <w:proofErr w:type="gramEnd"/>
      <w:r w:rsidRPr="005808ED">
        <w:rPr>
          <w:rFonts w:eastAsia="Times New Roman" w:cs="Arial"/>
          <w:color w:val="000000"/>
          <w:sz w:val="20"/>
          <w:szCs w:val="20"/>
          <w:lang w:eastAsia="pt-BR"/>
        </w:rPr>
        <w:t xml:space="preserve"> = { </w:t>
      </w:r>
      <w:proofErr w:type="spellStart"/>
      <w:r w:rsidRPr="005808ED">
        <w:rPr>
          <w:rFonts w:eastAsia="Times New Roman" w:cs="Arial"/>
          <w:color w:val="000000"/>
          <w:sz w:val="20"/>
          <w:szCs w:val="20"/>
          <w:lang w:eastAsia="pt-BR"/>
        </w:rPr>
        <w:t>parse_mode</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w:t>
      </w:r>
    </w:p>
    <w:p w14:paraId="72C5B3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58651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body.message</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undefined</w:t>
      </w:r>
      <w:proofErr w:type="spellEnd"/>
      <w:r w:rsidRPr="005808ED">
        <w:rPr>
          <w:rFonts w:eastAsia="Times New Roman" w:cs="Arial"/>
          <w:color w:val="000000"/>
          <w:sz w:val="20"/>
          <w:szCs w:val="20"/>
          <w:lang w:eastAsia="pt-BR"/>
        </w:rPr>
        <w:t>) {</w:t>
      </w:r>
    </w:p>
    <w:p w14:paraId="2CE848C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lana.sendMessage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body.message</w:t>
      </w:r>
      <w:proofErr w:type="spellEnd"/>
      <w:r w:rsidRPr="00351650">
        <w:rPr>
          <w:rFonts w:eastAsia="Times New Roman" w:cs="Arial"/>
          <w:color w:val="000000"/>
          <w:sz w:val="20"/>
          <w:szCs w:val="20"/>
          <w:lang w:val="en-US" w:eastAsia="pt-BR"/>
        </w:rPr>
        <w:t>, markdown);</w:t>
      </w:r>
    </w:p>
    <w:p w14:paraId="663D31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54AEEC3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lana.sendMessage</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body.chatId</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Ops</w:t>
      </w:r>
      <w:proofErr w:type="spellEnd"/>
      <w:r w:rsidRPr="005808ED">
        <w:rPr>
          <w:rFonts w:eastAsia="Times New Roman" w:cs="Arial"/>
          <w:color w:val="000000"/>
          <w:sz w:val="20"/>
          <w:szCs w:val="20"/>
          <w:lang w:eastAsia="pt-BR"/>
        </w:rPr>
        <w:t>, algo deu errado, tente novamente");</w:t>
      </w:r>
    </w:p>
    <w:p w14:paraId="55A9AA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909DDE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A939F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C4A44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583060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2FE18F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lana.sendMessageEndpoint</w:t>
      </w:r>
      <w:proofErr w:type="spellEnd"/>
      <w:proofErr w:type="gram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messageBody</w:t>
      </w:r>
      <w:proofErr w:type="spellEnd"/>
      <w:r w:rsidRPr="005808ED">
        <w:rPr>
          <w:rFonts w:eastAsia="Times New Roman" w:cs="Arial"/>
          <w:color w:val="000000"/>
          <w:sz w:val="20"/>
          <w:szCs w:val="20"/>
          <w:lang w:eastAsia="pt-BR"/>
        </w:rPr>
        <w:t xml:space="preserve"> =&gt; {</w:t>
      </w:r>
    </w:p>
    <w:p w14:paraId="7911D2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return new </w:t>
      </w:r>
      <w:proofErr w:type="gramStart"/>
      <w:r w:rsidRPr="00351650">
        <w:rPr>
          <w:rFonts w:eastAsia="Times New Roman" w:cs="Arial"/>
          <w:color w:val="000000"/>
          <w:sz w:val="20"/>
          <w:szCs w:val="20"/>
          <w:lang w:val="en-US" w:eastAsia="pt-BR"/>
        </w:rPr>
        <w:t>Promise(</w:t>
      </w:r>
      <w:proofErr w:type="gramEnd"/>
      <w:r w:rsidRPr="00351650">
        <w:rPr>
          <w:rFonts w:eastAsia="Times New Roman" w:cs="Arial"/>
          <w:color w:val="000000"/>
          <w:sz w:val="20"/>
          <w:szCs w:val="20"/>
          <w:lang w:val="en-US" w:eastAsia="pt-BR"/>
        </w:rPr>
        <w:t>(resolve, reject) =&gt; {</w:t>
      </w:r>
    </w:p>
    <w:p w14:paraId="3BD4500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w:t>
      </w:r>
      <w:proofErr w:type="spellStart"/>
      <w:proofErr w:type="gram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undefined &amp;&amp;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xml:space="preserve"> != undefined) {</w:t>
      </w:r>
    </w:p>
    <w:p w14:paraId="5B0E85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5725E2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635D6A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11CACA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messageBody.message</w:t>
      </w:r>
      <w:proofErr w:type="spellEnd"/>
      <w:r w:rsidRPr="005808ED">
        <w:rPr>
          <w:rFonts w:eastAsia="Times New Roman" w:cs="Arial"/>
          <w:color w:val="000000"/>
          <w:sz w:val="20"/>
          <w:szCs w:val="20"/>
          <w:lang w:eastAsia="pt-BR"/>
        </w:rPr>
        <w:t>,</w:t>
      </w:r>
    </w:p>
    <w:p w14:paraId="2BB9E90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162C6C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messageBody.chatId</w:t>
      </w:r>
      <w:proofErr w:type="spellEnd"/>
    </w:p>
    <w:p w14:paraId="41504F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B5B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05E88C8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563EE8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25C3C3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xml:space="preserve"> = {};</w:t>
      </w:r>
    </w:p>
    <w:p w14:paraId="623AB5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messageBody.markdown</w:t>
      </w:r>
      <w:proofErr w:type="spellEnd"/>
      <w:r w:rsidRPr="005808ED">
        <w:rPr>
          <w:rFonts w:eastAsia="Times New Roman" w:cs="Arial"/>
          <w:color w:val="000000"/>
          <w:sz w:val="20"/>
          <w:szCs w:val="20"/>
          <w:lang w:eastAsia="pt-BR"/>
        </w:rPr>
        <w:t>) {</w:t>
      </w:r>
    </w:p>
    <w:p w14:paraId="0159C9B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markdown</w:t>
      </w:r>
      <w:proofErr w:type="spellEnd"/>
      <w:proofErr w:type="gramEnd"/>
      <w:r w:rsidRPr="005808ED">
        <w:rPr>
          <w:rFonts w:eastAsia="Times New Roman" w:cs="Arial"/>
          <w:color w:val="000000"/>
          <w:sz w:val="20"/>
          <w:szCs w:val="20"/>
          <w:lang w:eastAsia="pt-BR"/>
        </w:rPr>
        <w:t xml:space="preserve"> = { </w:t>
      </w:r>
      <w:proofErr w:type="spellStart"/>
      <w:r w:rsidRPr="005808ED">
        <w:rPr>
          <w:rFonts w:eastAsia="Times New Roman" w:cs="Arial"/>
          <w:color w:val="000000"/>
          <w:sz w:val="20"/>
          <w:szCs w:val="20"/>
          <w:lang w:eastAsia="pt-BR"/>
        </w:rPr>
        <w:t>parse_mode</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w:t>
      </w:r>
    </w:p>
    <w:p w14:paraId="6C9CD0C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701D42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messageBody.type</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image</w:t>
      </w:r>
      <w:proofErr w:type="spellEnd"/>
      <w:r w:rsidRPr="005808ED">
        <w:rPr>
          <w:rFonts w:eastAsia="Times New Roman" w:cs="Arial"/>
          <w:color w:val="000000"/>
          <w:sz w:val="20"/>
          <w:szCs w:val="20"/>
          <w:lang w:eastAsia="pt-BR"/>
        </w:rPr>
        <w:t>") {</w:t>
      </w:r>
    </w:p>
    <w:p w14:paraId="7C33F52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050494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sendPhoto</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markdown)</w:t>
      </w:r>
    </w:p>
    <w:p w14:paraId="53183BE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then</w:t>
      </w:r>
      <w:proofErr w:type="spellEnd"/>
      <w:proofErr w:type="gramEnd"/>
      <w:r w:rsidRPr="005808ED">
        <w:rPr>
          <w:rFonts w:eastAsia="Times New Roman" w:cs="Arial"/>
          <w:color w:val="000000"/>
          <w:sz w:val="20"/>
          <w:szCs w:val="20"/>
          <w:lang w:eastAsia="pt-BR"/>
        </w:rPr>
        <w:t>(res =&gt; {</w:t>
      </w:r>
    </w:p>
    <w:p w14:paraId="63BDEFC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8A51C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13F9D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 xml:space="preserve"> =&gt; {</w:t>
      </w:r>
    </w:p>
    <w:p w14:paraId="408CB1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spellStart"/>
      <w:proofErr w:type="gramEnd"/>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7071E0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BCCA2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549534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B02568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sendMessage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markdown)</w:t>
      </w:r>
    </w:p>
    <w:p w14:paraId="23BDC2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then</w:t>
      </w:r>
      <w:proofErr w:type="spellEnd"/>
      <w:proofErr w:type="gramEnd"/>
      <w:r w:rsidRPr="005808ED">
        <w:rPr>
          <w:rFonts w:eastAsia="Times New Roman" w:cs="Arial"/>
          <w:color w:val="000000"/>
          <w:sz w:val="20"/>
          <w:szCs w:val="20"/>
          <w:lang w:eastAsia="pt-BR"/>
        </w:rPr>
        <w:t>(res =&gt; {</w:t>
      </w:r>
    </w:p>
    <w:p w14:paraId="41DE32E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454B0C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0E6D6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 xml:space="preserve"> =&gt; {</w:t>
      </w:r>
    </w:p>
    <w:p w14:paraId="0486E6B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spellStart"/>
      <w:proofErr w:type="gramEnd"/>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464E21C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E7359B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A467E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2D6462D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"Unable to Send Message Body in Wrong Format");</w:t>
      </w:r>
    </w:p>
    <w:p w14:paraId="7F3187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gramEnd"/>
      <w:r w:rsidRPr="005808ED">
        <w:rPr>
          <w:rFonts w:eastAsia="Times New Roman" w:cs="Arial"/>
          <w:color w:val="000000"/>
          <w:sz w:val="20"/>
          <w:szCs w:val="20"/>
          <w:lang w:eastAsia="pt-BR"/>
        </w:rPr>
        <w:t>);</w:t>
      </w:r>
    </w:p>
    <w:p w14:paraId="2A1BFA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E5983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B2858A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75DCA6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CFD94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module.exports</w:t>
      </w:r>
      <w:proofErr w:type="spellEnd"/>
      <w:proofErr w:type="gramEnd"/>
      <w:r w:rsidRPr="005808ED">
        <w:rPr>
          <w:rFonts w:eastAsia="Times New Roman" w:cs="Arial"/>
          <w:color w:val="000000"/>
          <w:sz w:val="20"/>
          <w:szCs w:val="20"/>
          <w:lang w:eastAsia="pt-BR"/>
        </w:rPr>
        <w:t xml:space="preserve"> = lana;</w:t>
      </w:r>
    </w:p>
    <w:p w14:paraId="172EB6D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Fim do arquivo lana.js</w:t>
      </w:r>
    </w:p>
    <w:p w14:paraId="6E306EAF" w14:textId="77777777" w:rsidR="00B35E7D" w:rsidRDefault="00B35E7D" w:rsidP="00B35E7D">
      <w:pPr>
        <w:spacing w:line="240" w:lineRule="auto"/>
        <w:jc w:val="left"/>
        <w:rPr>
          <w:rFonts w:eastAsia="Arial Unicode MS" w:cs="Arial Unicode MS"/>
          <w:color w:val="000000" w:themeColor="text1"/>
          <w:u w:color="000000"/>
          <w:lang w:val="pt-PT"/>
        </w:rPr>
      </w:pPr>
    </w:p>
    <w:p w14:paraId="53132A15" w14:textId="77777777" w:rsidR="00B35E7D" w:rsidRDefault="00B35E7D" w:rsidP="00B35E7D">
      <w:pPr>
        <w:spacing w:line="240" w:lineRule="auto"/>
        <w:jc w:val="left"/>
        <w:rPr>
          <w:rFonts w:eastAsia="Times New Roman" w:cs="Arial"/>
          <w:color w:val="000000"/>
          <w:sz w:val="20"/>
          <w:szCs w:val="20"/>
          <w:lang w:eastAsia="pt-BR"/>
        </w:rPr>
      </w:pPr>
    </w:p>
    <w:p w14:paraId="7EDDD744" w14:textId="77777777" w:rsidR="00E3674B" w:rsidRDefault="00E3674B" w:rsidP="00B35E7D">
      <w:pPr>
        <w:spacing w:line="240" w:lineRule="auto"/>
        <w:jc w:val="left"/>
        <w:rPr>
          <w:rFonts w:eastAsia="Times New Roman" w:cs="Arial"/>
          <w:color w:val="000000"/>
          <w:sz w:val="20"/>
          <w:szCs w:val="20"/>
          <w:lang w:eastAsia="pt-BR"/>
        </w:rPr>
      </w:pPr>
    </w:p>
    <w:p w14:paraId="1F985580" w14:textId="77777777" w:rsidR="00E3674B" w:rsidRDefault="00E3674B" w:rsidP="00B35E7D">
      <w:pPr>
        <w:spacing w:line="240" w:lineRule="auto"/>
        <w:jc w:val="left"/>
        <w:rPr>
          <w:rFonts w:eastAsia="Times New Roman" w:cs="Arial"/>
          <w:color w:val="000000"/>
          <w:sz w:val="20"/>
          <w:szCs w:val="20"/>
          <w:lang w:eastAsia="pt-BR"/>
        </w:rPr>
      </w:pPr>
    </w:p>
    <w:p w14:paraId="3214C47A" w14:textId="77777777" w:rsidR="00E3674B" w:rsidRDefault="00E3674B" w:rsidP="00B35E7D">
      <w:pPr>
        <w:spacing w:line="240" w:lineRule="auto"/>
        <w:jc w:val="left"/>
        <w:rPr>
          <w:rFonts w:eastAsia="Times New Roman" w:cs="Arial"/>
          <w:color w:val="000000"/>
          <w:sz w:val="20"/>
          <w:szCs w:val="20"/>
          <w:lang w:eastAsia="pt-BR"/>
        </w:rPr>
      </w:pPr>
    </w:p>
    <w:p w14:paraId="61C23FE7" w14:textId="77777777" w:rsidR="00E3674B" w:rsidRDefault="00E3674B" w:rsidP="00B35E7D">
      <w:pPr>
        <w:spacing w:line="240" w:lineRule="auto"/>
        <w:jc w:val="left"/>
        <w:rPr>
          <w:rFonts w:eastAsia="Times New Roman" w:cs="Arial"/>
          <w:color w:val="000000"/>
          <w:sz w:val="20"/>
          <w:szCs w:val="20"/>
          <w:lang w:eastAsia="pt-BR"/>
        </w:rPr>
      </w:pPr>
    </w:p>
    <w:p w14:paraId="741A7AF9" w14:textId="77777777" w:rsidR="00E3674B" w:rsidRDefault="00E3674B" w:rsidP="00B35E7D">
      <w:pPr>
        <w:spacing w:line="240" w:lineRule="auto"/>
        <w:jc w:val="left"/>
        <w:rPr>
          <w:rFonts w:eastAsia="Times New Roman" w:cs="Arial"/>
          <w:color w:val="000000"/>
          <w:sz w:val="20"/>
          <w:szCs w:val="20"/>
          <w:lang w:eastAsia="pt-BR"/>
        </w:rPr>
      </w:pPr>
    </w:p>
    <w:p w14:paraId="36EC9E8A" w14:textId="77777777" w:rsidR="00E3674B" w:rsidRDefault="00E3674B" w:rsidP="00B35E7D">
      <w:pPr>
        <w:spacing w:line="240" w:lineRule="auto"/>
        <w:jc w:val="left"/>
        <w:rPr>
          <w:rFonts w:eastAsia="Times New Roman" w:cs="Arial"/>
          <w:color w:val="000000"/>
          <w:sz w:val="20"/>
          <w:szCs w:val="20"/>
          <w:lang w:eastAsia="pt-BR"/>
        </w:rPr>
      </w:pPr>
    </w:p>
    <w:p w14:paraId="2E8AE62E" w14:textId="77777777" w:rsidR="00E3674B" w:rsidRDefault="00E3674B" w:rsidP="00B35E7D">
      <w:pPr>
        <w:spacing w:line="240" w:lineRule="auto"/>
        <w:jc w:val="left"/>
        <w:rPr>
          <w:rFonts w:eastAsia="Times New Roman" w:cs="Arial"/>
          <w:color w:val="000000"/>
          <w:sz w:val="20"/>
          <w:szCs w:val="20"/>
          <w:lang w:eastAsia="pt-BR"/>
        </w:rPr>
      </w:pPr>
    </w:p>
    <w:p w14:paraId="21AD4895" w14:textId="77777777" w:rsidR="00E3674B" w:rsidRDefault="00E3674B" w:rsidP="00B35E7D">
      <w:pPr>
        <w:spacing w:line="240" w:lineRule="auto"/>
        <w:jc w:val="left"/>
        <w:rPr>
          <w:rFonts w:eastAsia="Arial Unicode MS" w:cs="Arial Unicode MS"/>
          <w:color w:val="000000" w:themeColor="text1"/>
          <w:u w:color="000000"/>
          <w:lang w:val="pt-PT"/>
        </w:rPr>
      </w:pPr>
    </w:p>
    <w:p w14:paraId="214240DF" w14:textId="77777777" w:rsidR="00B35E7D" w:rsidRDefault="00B35E7D" w:rsidP="00B35E7D">
      <w:pPr>
        <w:spacing w:line="240" w:lineRule="auto"/>
        <w:jc w:val="left"/>
        <w:rPr>
          <w:rFonts w:eastAsia="Arial Unicode MS" w:cs="Arial Unicode MS"/>
          <w:color w:val="000000" w:themeColor="text1"/>
          <w:u w:color="000000"/>
          <w:lang w:val="pt-PT"/>
        </w:rPr>
      </w:pPr>
    </w:p>
    <w:p w14:paraId="05BF6B4E" w14:textId="77777777" w:rsidR="00B35E7D" w:rsidRDefault="00B35E7D" w:rsidP="00B35E7D">
      <w:pPr>
        <w:spacing w:line="240" w:lineRule="auto"/>
        <w:jc w:val="left"/>
        <w:rPr>
          <w:rFonts w:eastAsia="Arial Unicode MS" w:cs="Arial Unicode MS"/>
          <w:color w:val="000000" w:themeColor="text1"/>
          <w:u w:color="000000"/>
          <w:lang w:val="pt-PT"/>
        </w:rPr>
      </w:pPr>
    </w:p>
    <w:p w14:paraId="1B843CF8" w14:textId="77777777" w:rsidR="00B35E7D" w:rsidRDefault="00B35E7D" w:rsidP="00B35E7D">
      <w:pPr>
        <w:spacing w:line="240" w:lineRule="auto"/>
        <w:jc w:val="left"/>
        <w:rPr>
          <w:rFonts w:eastAsia="Arial Unicode MS" w:cs="Arial Unicode MS"/>
          <w:color w:val="000000" w:themeColor="text1"/>
          <w:u w:color="000000"/>
          <w:lang w:val="pt-PT"/>
        </w:rPr>
      </w:pPr>
    </w:p>
    <w:p w14:paraId="3B23C153" w14:textId="77777777" w:rsidR="00B35E7D" w:rsidRDefault="00B35E7D" w:rsidP="00B35E7D">
      <w:pPr>
        <w:spacing w:line="240" w:lineRule="auto"/>
        <w:jc w:val="left"/>
        <w:rPr>
          <w:rFonts w:eastAsia="Arial Unicode MS" w:cs="Arial Unicode MS"/>
          <w:color w:val="000000" w:themeColor="text1"/>
          <w:u w:color="000000"/>
          <w:lang w:val="pt-PT"/>
        </w:rPr>
      </w:pPr>
    </w:p>
    <w:p w14:paraId="65BC4EB6" w14:textId="77777777" w:rsidR="00B35E7D" w:rsidRDefault="00B35E7D" w:rsidP="00B35E7D">
      <w:pPr>
        <w:spacing w:line="240" w:lineRule="auto"/>
        <w:jc w:val="left"/>
        <w:rPr>
          <w:rFonts w:eastAsia="Arial Unicode MS" w:cs="Arial Unicode MS"/>
          <w:color w:val="000000" w:themeColor="text1"/>
          <w:u w:color="000000"/>
          <w:lang w:val="pt-PT"/>
        </w:rPr>
      </w:pPr>
    </w:p>
    <w:p w14:paraId="042499DA" w14:textId="77777777" w:rsidR="00B35E7D" w:rsidRDefault="00B35E7D" w:rsidP="00B35E7D">
      <w:pPr>
        <w:spacing w:line="240" w:lineRule="auto"/>
        <w:jc w:val="left"/>
        <w:rPr>
          <w:rFonts w:eastAsia="Arial Unicode MS" w:cs="Arial Unicode MS"/>
          <w:color w:val="000000" w:themeColor="text1"/>
          <w:u w:color="000000"/>
          <w:lang w:val="pt-PT"/>
        </w:rPr>
      </w:pPr>
    </w:p>
    <w:p w14:paraId="0B2EEBBB" w14:textId="77777777" w:rsidR="00B35E7D" w:rsidRDefault="00B35E7D" w:rsidP="00B35E7D">
      <w:pPr>
        <w:spacing w:line="240" w:lineRule="auto"/>
        <w:jc w:val="left"/>
        <w:rPr>
          <w:rFonts w:eastAsia="Arial Unicode MS" w:cs="Arial Unicode MS"/>
          <w:color w:val="000000" w:themeColor="text1"/>
          <w:u w:color="000000"/>
          <w:lang w:val="pt-PT"/>
        </w:rPr>
      </w:pPr>
    </w:p>
    <w:p w14:paraId="22162CDE" w14:textId="77777777" w:rsidR="00B35E7D" w:rsidRDefault="00B35E7D" w:rsidP="00B35E7D">
      <w:pPr>
        <w:spacing w:line="240" w:lineRule="auto"/>
        <w:jc w:val="left"/>
        <w:rPr>
          <w:rFonts w:eastAsia="Arial Unicode MS" w:cs="Arial Unicode MS"/>
          <w:color w:val="000000" w:themeColor="text1"/>
          <w:u w:color="000000"/>
          <w:lang w:val="pt-PT"/>
        </w:rPr>
      </w:pPr>
    </w:p>
    <w:p w14:paraId="47C40283" w14:textId="77777777" w:rsidR="00B35E7D" w:rsidRDefault="00B35E7D" w:rsidP="00B35E7D">
      <w:pPr>
        <w:spacing w:line="240" w:lineRule="auto"/>
        <w:jc w:val="left"/>
        <w:rPr>
          <w:rFonts w:eastAsia="Arial Unicode MS" w:cs="Arial Unicode MS"/>
          <w:color w:val="000000" w:themeColor="text1"/>
          <w:u w:color="000000"/>
          <w:lang w:val="pt-PT"/>
        </w:rPr>
      </w:pPr>
    </w:p>
    <w:p w14:paraId="45A12877" w14:textId="77777777" w:rsidR="00B35E7D" w:rsidRDefault="00B35E7D" w:rsidP="00B35E7D">
      <w:pPr>
        <w:spacing w:line="240" w:lineRule="auto"/>
        <w:jc w:val="left"/>
        <w:rPr>
          <w:rFonts w:eastAsia="Arial Unicode MS" w:cs="Arial Unicode MS"/>
          <w:color w:val="000000" w:themeColor="text1"/>
          <w:u w:color="000000"/>
          <w:lang w:val="pt-PT"/>
        </w:rPr>
      </w:pPr>
    </w:p>
    <w:p w14:paraId="73E19B7C" w14:textId="3116E141" w:rsidR="00B35E7D" w:rsidRDefault="0028394E" w:rsidP="00B35E7D">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1B2903AC" w14:textId="08B57626" w:rsidR="00B35E7D" w:rsidRDefault="00B35E7D" w:rsidP="00D91229">
      <w:pPr>
        <w:pStyle w:val="Apendice"/>
        <w:rPr>
          <w:rFonts w:eastAsia="Arial Unicode MS"/>
          <w:u w:color="000000"/>
          <w:lang w:val="pt-PT"/>
        </w:rPr>
      </w:pPr>
      <w:bookmarkStart w:id="84" w:name="_Toc531809279"/>
      <w:r>
        <w:rPr>
          <w:rFonts w:eastAsia="Arial Unicode MS"/>
          <w:u w:color="000000"/>
          <w:lang w:val="pt-PT"/>
        </w:rPr>
        <w:lastRenderedPageBreak/>
        <w:t>APÊNDICE B – Código Fonte do bot do Messenger</w:t>
      </w:r>
      <w:bookmarkEnd w:id="84"/>
    </w:p>
    <w:p w14:paraId="7DC103E7" w14:textId="77777777" w:rsidR="00BF1684" w:rsidRDefault="00BF1684" w:rsidP="00BF1684">
      <w:pPr>
        <w:jc w:val="center"/>
        <w:rPr>
          <w:rFonts w:eastAsia="Arial Unicode MS" w:cs="Arial Unicode MS"/>
          <w:b/>
          <w:color w:val="000000" w:themeColor="text1"/>
          <w:u w:color="000000"/>
          <w:lang w:val="pt-PT"/>
        </w:rPr>
      </w:pPr>
    </w:p>
    <w:p w14:paraId="5EE020B1"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Arquivo </w:t>
      </w:r>
      <w:proofErr w:type="spellStart"/>
      <w:r w:rsidRPr="00EA5153">
        <w:rPr>
          <w:rFonts w:eastAsia="Times New Roman" w:cs="Arial"/>
          <w:color w:val="000000"/>
          <w:sz w:val="20"/>
          <w:szCs w:val="20"/>
          <w:lang w:eastAsia="pt-BR"/>
        </w:rPr>
        <w:t>config</w:t>
      </w:r>
      <w:proofErr w:type="spellEnd"/>
      <w:r w:rsidRPr="00EA5153">
        <w:rPr>
          <w:rFonts w:eastAsia="Times New Roman" w:cs="Arial"/>
          <w:color w:val="000000"/>
          <w:sz w:val="20"/>
          <w:szCs w:val="20"/>
          <w:lang w:eastAsia="pt-BR"/>
        </w:rPr>
        <w:t>/keys.js</w:t>
      </w:r>
    </w:p>
    <w:p w14:paraId="57531E56"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EA5153">
        <w:rPr>
          <w:rFonts w:eastAsia="Times New Roman" w:cs="Arial"/>
          <w:color w:val="000000"/>
          <w:sz w:val="20"/>
          <w:szCs w:val="20"/>
          <w:lang w:eastAsia="pt-BR"/>
        </w:rPr>
        <w:t>module.exports</w:t>
      </w:r>
      <w:proofErr w:type="spellEnd"/>
      <w:proofErr w:type="gramEnd"/>
      <w:r w:rsidRPr="00EA5153">
        <w:rPr>
          <w:rFonts w:eastAsia="Times New Roman" w:cs="Arial"/>
          <w:color w:val="000000"/>
          <w:sz w:val="20"/>
          <w:szCs w:val="20"/>
          <w:lang w:eastAsia="pt-BR"/>
        </w:rPr>
        <w:t xml:space="preserve"> = {</w:t>
      </w:r>
    </w:p>
    <w:p w14:paraId="2ABFA2A2"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PAGE_ACESS_TOKEN: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w:t>
      </w:r>
      <w:proofErr w:type="spellEnd"/>
      <w:r w:rsidRPr="00351650">
        <w:rPr>
          <w:rFonts w:eastAsia="Times New Roman" w:cs="Arial"/>
          <w:color w:val="000000"/>
          <w:sz w:val="20"/>
          <w:szCs w:val="20"/>
          <w:lang w:val="en-US" w:eastAsia="pt-BR"/>
        </w:rPr>
        <w:t>,</w:t>
      </w:r>
    </w:p>
    <w:p w14:paraId="14CEEF1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VERIFY_TOKEN: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_LANA_MESSENGER_BOT_VERIFY</w:t>
      </w:r>
      <w:proofErr w:type="spellEnd"/>
      <w:r w:rsidRPr="00351650">
        <w:rPr>
          <w:rFonts w:eastAsia="Times New Roman" w:cs="Arial"/>
          <w:color w:val="000000"/>
          <w:sz w:val="20"/>
          <w:szCs w:val="20"/>
          <w:lang w:val="en-US" w:eastAsia="pt-BR"/>
        </w:rPr>
        <w:t>,</w:t>
      </w:r>
    </w:p>
    <w:p w14:paraId="61B69E0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APP_SECRET: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_LANA_MESSENGER_BOT_APP_SECRET</w:t>
      </w:r>
      <w:proofErr w:type="spellEnd"/>
      <w:r w:rsidRPr="00351650">
        <w:rPr>
          <w:rFonts w:eastAsia="Times New Roman" w:cs="Arial"/>
          <w:color w:val="000000"/>
          <w:sz w:val="20"/>
          <w:szCs w:val="20"/>
          <w:lang w:val="en-US" w:eastAsia="pt-BR"/>
        </w:rPr>
        <w:t>,</w:t>
      </w:r>
    </w:p>
    <w:p w14:paraId="35D8F1CB"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LANA_API_</w:t>
      </w:r>
      <w:proofErr w:type="gramStart"/>
      <w:r w:rsidRPr="00351650">
        <w:rPr>
          <w:rFonts w:eastAsia="Times New Roman" w:cs="Arial"/>
          <w:color w:val="000000"/>
          <w:sz w:val="20"/>
          <w:szCs w:val="20"/>
          <w:lang w:val="en-US" w:eastAsia="pt-BR"/>
        </w:rPr>
        <w:t>KEY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process.env.lana_API_MASTER_KEY</w:t>
      </w:r>
      <w:proofErr w:type="spellEnd"/>
      <w:r w:rsidRPr="00351650">
        <w:rPr>
          <w:rFonts w:eastAsia="Times New Roman" w:cs="Arial"/>
          <w:color w:val="000000"/>
          <w:sz w:val="20"/>
          <w:szCs w:val="20"/>
          <w:lang w:val="en-US" w:eastAsia="pt-BR"/>
        </w:rPr>
        <w:t>,</w:t>
      </w:r>
    </w:p>
    <w:p w14:paraId="5EC0D9A0"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URL_MESSAGE_ENDPOINT: </w:t>
      </w:r>
      <w:proofErr w:type="spellStart"/>
      <w:r w:rsidRPr="00351650">
        <w:rPr>
          <w:rFonts w:eastAsia="Times New Roman" w:cs="Arial"/>
          <w:color w:val="000000"/>
          <w:sz w:val="20"/>
          <w:szCs w:val="20"/>
          <w:lang w:val="en-US" w:eastAsia="pt-BR"/>
        </w:rPr>
        <w:t>process.env.URL_MESSENGER_ENDPOINT</w:t>
      </w:r>
      <w:proofErr w:type="spellEnd"/>
    </w:p>
    <w:p w14:paraId="2769CA0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w:t>
      </w:r>
    </w:p>
    <w:p w14:paraId="61CCF768" w14:textId="1F3AE752" w:rsidR="00C96B8B"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Fim do arquivo </w:t>
      </w:r>
      <w:proofErr w:type="spellStart"/>
      <w:r w:rsidRPr="00EA5153">
        <w:rPr>
          <w:rFonts w:eastAsia="Times New Roman" w:cs="Arial"/>
          <w:color w:val="000000"/>
          <w:sz w:val="20"/>
          <w:szCs w:val="20"/>
          <w:lang w:eastAsia="pt-BR"/>
        </w:rPr>
        <w:t>config</w:t>
      </w:r>
      <w:proofErr w:type="spellEnd"/>
      <w:r w:rsidRPr="00EA5153">
        <w:rPr>
          <w:rFonts w:eastAsia="Times New Roman" w:cs="Arial"/>
          <w:color w:val="000000"/>
          <w:sz w:val="20"/>
          <w:szCs w:val="20"/>
          <w:lang w:eastAsia="pt-BR"/>
        </w:rPr>
        <w:t>/keys.js</w:t>
      </w:r>
    </w:p>
    <w:p w14:paraId="31C8FF58" w14:textId="77777777" w:rsidR="00621B40" w:rsidRPr="00621B40" w:rsidRDefault="00621B40" w:rsidP="009B5F67">
      <w:pPr>
        <w:shd w:val="clear" w:color="auto" w:fill="FFFFFF"/>
        <w:tabs>
          <w:tab w:val="left" w:pos="0"/>
        </w:tabs>
        <w:spacing w:before="100" w:beforeAutospacing="1" w:after="100" w:afterAutospacing="1" w:line="240" w:lineRule="auto"/>
        <w:jc w:val="left"/>
        <w:textAlignment w:val="top"/>
        <w:rPr>
          <w:rFonts w:eastAsia="Times New Roman" w:cs="Arial"/>
          <w:color w:val="000000"/>
          <w:sz w:val="20"/>
          <w:szCs w:val="20"/>
          <w:lang w:eastAsia="pt-BR"/>
        </w:rPr>
      </w:pPr>
    </w:p>
    <w:p w14:paraId="0C8DC5D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Arquivo index.js</w:t>
      </w:r>
    </w:p>
    <w:p w14:paraId="35EC899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BootBot = </w:t>
      </w:r>
      <w:proofErr w:type="spellStart"/>
      <w:r w:rsidRPr="00621B40">
        <w:rPr>
          <w:rFonts w:eastAsia="Times New Roman" w:cs="Arial"/>
          <w:color w:val="000000"/>
          <w:sz w:val="20"/>
          <w:szCs w:val="20"/>
          <w:lang w:eastAsia="pt-BR"/>
        </w:rPr>
        <w:t>require</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bootbot</w:t>
      </w:r>
      <w:proofErr w:type="spellEnd"/>
      <w:r w:rsidRPr="00621B40">
        <w:rPr>
          <w:rFonts w:eastAsia="Times New Roman" w:cs="Arial"/>
          <w:color w:val="000000"/>
          <w:sz w:val="20"/>
          <w:szCs w:val="20"/>
          <w:lang w:eastAsia="pt-BR"/>
        </w:rPr>
        <w:t>');</w:t>
      </w:r>
    </w:p>
    <w:p w14:paraId="4E66A1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request</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require</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request</w:t>
      </w:r>
      <w:proofErr w:type="spellEnd"/>
      <w:r w:rsidRPr="00621B40">
        <w:rPr>
          <w:rFonts w:eastAsia="Times New Roman" w:cs="Arial"/>
          <w:color w:val="000000"/>
          <w:sz w:val="20"/>
          <w:szCs w:val="20"/>
          <w:lang w:eastAsia="pt-BR"/>
        </w:rPr>
        <w:t>');</w:t>
      </w:r>
    </w:p>
    <w:p w14:paraId="524F525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keys = require(</w:t>
      </w:r>
      <w:proofErr w:type="gramStart"/>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config</w:t>
      </w:r>
      <w:proofErr w:type="spellEnd"/>
      <w:r w:rsidRPr="00351650">
        <w:rPr>
          <w:rFonts w:eastAsia="Times New Roman" w:cs="Arial"/>
          <w:color w:val="000000"/>
          <w:sz w:val="20"/>
          <w:szCs w:val="20"/>
          <w:lang w:val="en-US" w:eastAsia="pt-BR"/>
        </w:rPr>
        <w:t>/keys');</w:t>
      </w:r>
    </w:p>
    <w:p w14:paraId="4816CA7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bodyParser</w:t>
      </w:r>
      <w:proofErr w:type="spellEnd"/>
      <w:r w:rsidRPr="00351650">
        <w:rPr>
          <w:rFonts w:eastAsia="Times New Roman" w:cs="Arial"/>
          <w:color w:val="000000"/>
          <w:sz w:val="20"/>
          <w:szCs w:val="20"/>
          <w:lang w:val="en-US" w:eastAsia="pt-BR"/>
        </w:rPr>
        <w:t xml:space="preserve"> = require('body-parser');</w:t>
      </w:r>
    </w:p>
    <w:p w14:paraId="2D612E0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042FF91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bot = new BootBot({</w:t>
      </w:r>
    </w:p>
    <w:p w14:paraId="3F72ED4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accessToken</w:t>
      </w:r>
      <w:proofErr w:type="spellEnd"/>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keys.PAGE</w:t>
      </w:r>
      <w:proofErr w:type="gramEnd"/>
      <w:r w:rsidRPr="00351650">
        <w:rPr>
          <w:rFonts w:eastAsia="Times New Roman" w:cs="Arial"/>
          <w:color w:val="000000"/>
          <w:sz w:val="20"/>
          <w:szCs w:val="20"/>
          <w:lang w:val="en-US" w:eastAsia="pt-BR"/>
        </w:rPr>
        <w:t>_ACESS_TOKEN</w:t>
      </w:r>
      <w:proofErr w:type="spellEnd"/>
      <w:r w:rsidRPr="00351650">
        <w:rPr>
          <w:rFonts w:eastAsia="Times New Roman" w:cs="Arial"/>
          <w:color w:val="000000"/>
          <w:sz w:val="20"/>
          <w:szCs w:val="20"/>
          <w:lang w:val="en-US" w:eastAsia="pt-BR"/>
        </w:rPr>
        <w:t>,</w:t>
      </w:r>
    </w:p>
    <w:p w14:paraId="37065A9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verifyToken</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keys.VERIFY_TOKEN</w:t>
      </w:r>
      <w:proofErr w:type="spellEnd"/>
      <w:r w:rsidRPr="00621B40">
        <w:rPr>
          <w:rFonts w:eastAsia="Times New Roman" w:cs="Arial"/>
          <w:color w:val="000000"/>
          <w:sz w:val="20"/>
          <w:szCs w:val="20"/>
          <w:lang w:eastAsia="pt-BR"/>
        </w:rPr>
        <w:t>,</w:t>
      </w:r>
    </w:p>
    <w:p w14:paraId="09CD64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appSecret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keys.APP_SECRET</w:t>
      </w:r>
      <w:proofErr w:type="spellEnd"/>
    </w:p>
    <w:p w14:paraId="278F142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704FF0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bot.app.use</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bodyParser.json</w:t>
      </w:r>
      <w:proofErr w:type="spellEnd"/>
      <w:r w:rsidRPr="00351650">
        <w:rPr>
          <w:rFonts w:eastAsia="Times New Roman" w:cs="Arial"/>
          <w:color w:val="000000"/>
          <w:sz w:val="20"/>
          <w:szCs w:val="20"/>
          <w:lang w:val="en-US" w:eastAsia="pt-BR"/>
        </w:rPr>
        <w:t>());</w:t>
      </w:r>
    </w:p>
    <w:p w14:paraId="55B76CE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D8D15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bot.on</w:t>
      </w:r>
      <w:proofErr w:type="spellEnd"/>
      <w:proofErr w:type="gramEnd"/>
      <w:r w:rsidRPr="00351650">
        <w:rPr>
          <w:rFonts w:eastAsia="Times New Roman" w:cs="Arial"/>
          <w:color w:val="000000"/>
          <w:sz w:val="20"/>
          <w:szCs w:val="20"/>
          <w:lang w:val="en-US" w:eastAsia="pt-BR"/>
        </w:rPr>
        <w:t>('message', (payload, chat) =&gt; {</w:t>
      </w:r>
    </w:p>
    <w:p w14:paraId="30E331F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text = </w:t>
      </w:r>
      <w:proofErr w:type="spellStart"/>
      <w:proofErr w:type="gramStart"/>
      <w:r w:rsidRPr="00351650">
        <w:rPr>
          <w:rFonts w:eastAsia="Times New Roman" w:cs="Arial"/>
          <w:color w:val="000000"/>
          <w:sz w:val="20"/>
          <w:szCs w:val="20"/>
          <w:lang w:val="en-US" w:eastAsia="pt-BR"/>
        </w:rPr>
        <w:t>payload.message</w:t>
      </w:r>
      <w:proofErr w:type="gramEnd"/>
      <w:r w:rsidRPr="00351650">
        <w:rPr>
          <w:rFonts w:eastAsia="Times New Roman" w:cs="Arial"/>
          <w:color w:val="000000"/>
          <w:sz w:val="20"/>
          <w:szCs w:val="20"/>
          <w:lang w:val="en-US" w:eastAsia="pt-BR"/>
        </w:rPr>
        <w:t>.text</w:t>
      </w:r>
      <w:proofErr w:type="spellEnd"/>
      <w:r w:rsidRPr="00351650">
        <w:rPr>
          <w:rFonts w:eastAsia="Times New Roman" w:cs="Arial"/>
          <w:color w:val="000000"/>
          <w:sz w:val="20"/>
          <w:szCs w:val="20"/>
          <w:lang w:val="en-US" w:eastAsia="pt-BR"/>
        </w:rPr>
        <w:t>;</w:t>
      </w:r>
    </w:p>
    <w:p w14:paraId="1700E8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chat.getUserProfile</w:t>
      </w:r>
      <w:proofErr w:type="spellEnd"/>
      <w:proofErr w:type="gramEnd"/>
      <w:r w:rsidRPr="00621B40">
        <w:rPr>
          <w:rFonts w:eastAsia="Times New Roman" w:cs="Arial"/>
          <w:color w:val="000000"/>
          <w:sz w:val="20"/>
          <w:szCs w:val="20"/>
          <w:lang w:eastAsia="pt-BR"/>
        </w:rPr>
        <w:t>()</w:t>
      </w:r>
    </w:p>
    <w:p w14:paraId="18E889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(user =&gt; {</w:t>
      </w:r>
    </w:p>
    <w:p w14:paraId="2BF4C0F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679C08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67F8E36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incoming</w:t>
      </w:r>
      <w:proofErr w:type="spellEnd"/>
      <w:r w:rsidRPr="00621B40">
        <w:rPr>
          <w:rFonts w:eastAsia="Times New Roman" w:cs="Arial"/>
          <w:color w:val="000000"/>
          <w:sz w:val="20"/>
          <w:szCs w:val="20"/>
          <w:lang w:eastAsia="pt-BR"/>
        </w:rPr>
        <w:t>',</w:t>
      </w:r>
    </w:p>
    <w:p w14:paraId="52397CB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0271D06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from</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635485B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name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user.last_name</w:t>
      </w:r>
      <w:proofErr w:type="spellEnd"/>
      <w:r w:rsidRPr="00351650">
        <w:rPr>
          <w:rFonts w:eastAsia="Times New Roman" w:cs="Arial"/>
          <w:color w:val="000000"/>
          <w:sz w:val="20"/>
          <w:szCs w:val="20"/>
          <w:lang w:val="en-US" w:eastAsia="pt-BR"/>
        </w:rPr>
        <w:t>,</w:t>
      </w:r>
    </w:p>
    <w:p w14:paraId="3C9A7AD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0D67BE9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6008301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2A2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2E7054A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66D39C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474D70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chat.sendAction</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mark_seen</w:t>
      </w:r>
      <w:proofErr w:type="spellEnd"/>
      <w:r w:rsidRPr="00621B40">
        <w:rPr>
          <w:rFonts w:eastAsia="Times New Roman" w:cs="Arial"/>
          <w:color w:val="000000"/>
          <w:sz w:val="20"/>
          <w:szCs w:val="20"/>
          <w:lang w:eastAsia="pt-BR"/>
        </w:rPr>
        <w:t>');</w:t>
      </w:r>
    </w:p>
    <w:p w14:paraId="00EEA5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fowardMessageToLana(</w:t>
      </w:r>
      <w:proofErr w:type="spellStart"/>
      <w:proofErr w:type="gramEnd"/>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 chat, user);</w:t>
      </w:r>
    </w:p>
    <w:p w14:paraId="5E5A633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C9CF6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CBC548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0047CBE"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fowardMessageToLana = (text, chat, user) =&gt; {</w:t>
      </w:r>
    </w:p>
    <w:p w14:paraId="67323E7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options</w:t>
      </w:r>
      <w:proofErr w:type="spellEnd"/>
      <w:r w:rsidRPr="00621B40">
        <w:rPr>
          <w:rFonts w:eastAsia="Times New Roman" w:cs="Arial"/>
          <w:color w:val="000000"/>
          <w:sz w:val="20"/>
          <w:szCs w:val="20"/>
          <w:lang w:eastAsia="pt-BR"/>
        </w:rPr>
        <w:t xml:space="preserve"> = {</w:t>
      </w:r>
    </w:p>
    <w:p w14:paraId="0D944D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method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'POST',</w:t>
      </w:r>
    </w:p>
    <w:p w14:paraId="0D7A80A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uri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https</w:t>
      </w:r>
      <w:proofErr w:type="spellEnd"/>
      <w:r w:rsidRPr="00621B40">
        <w:rPr>
          <w:rFonts w:eastAsia="Times New Roman" w:cs="Arial"/>
          <w:color w:val="000000"/>
          <w:sz w:val="20"/>
          <w:szCs w:val="20"/>
          <w:lang w:eastAsia="pt-BR"/>
        </w:rPr>
        <w:t>://lana-api.herokuapp.com/</w:t>
      </w:r>
      <w:proofErr w:type="spellStart"/>
      <w:r w:rsidRPr="00621B40">
        <w:rPr>
          <w:rFonts w:eastAsia="Times New Roman" w:cs="Arial"/>
          <w:color w:val="000000"/>
          <w:sz w:val="20"/>
          <w:szCs w:val="20"/>
          <w:lang w:eastAsia="pt-BR"/>
        </w:rPr>
        <w:t>api</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w:t>
      </w:r>
    </w:p>
    <w:p w14:paraId="2FA566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headers</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77533CB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w:t>
      </w:r>
      <w:proofErr w:type="spellStart"/>
      <w:r w:rsidRPr="00351650">
        <w:rPr>
          <w:rFonts w:eastAsia="Times New Roman" w:cs="Arial"/>
          <w:color w:val="000000"/>
          <w:sz w:val="20"/>
          <w:szCs w:val="20"/>
          <w:lang w:val="en-US" w:eastAsia="pt-BR"/>
        </w:rPr>
        <w:t>api</w:t>
      </w:r>
      <w:proofErr w:type="spellEnd"/>
      <w:r w:rsidRPr="00351650">
        <w:rPr>
          <w:rFonts w:eastAsia="Times New Roman" w:cs="Arial"/>
          <w:color w:val="000000"/>
          <w:sz w:val="20"/>
          <w:szCs w:val="20"/>
          <w:lang w:val="en-US" w:eastAsia="pt-BR"/>
        </w:rPr>
        <w:t xml:space="preserve">-key': </w:t>
      </w:r>
      <w:proofErr w:type="spellStart"/>
      <w:proofErr w:type="gramStart"/>
      <w:r w:rsidRPr="00351650">
        <w:rPr>
          <w:rFonts w:eastAsia="Times New Roman" w:cs="Arial"/>
          <w:color w:val="000000"/>
          <w:sz w:val="20"/>
          <w:szCs w:val="20"/>
          <w:lang w:val="en-US" w:eastAsia="pt-BR"/>
        </w:rPr>
        <w:t>keys.LANA</w:t>
      </w:r>
      <w:proofErr w:type="gramEnd"/>
      <w:r w:rsidRPr="00351650">
        <w:rPr>
          <w:rFonts w:eastAsia="Times New Roman" w:cs="Arial"/>
          <w:color w:val="000000"/>
          <w:sz w:val="20"/>
          <w:szCs w:val="20"/>
          <w:lang w:val="en-US" w:eastAsia="pt-BR"/>
        </w:rPr>
        <w:t>_API_KEY</w:t>
      </w:r>
      <w:proofErr w:type="spellEnd"/>
    </w:p>
    <w:p w14:paraId="4F4D2C0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5E9E994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body</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056A198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5260F08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6BF871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user :</w:t>
      </w:r>
      <w:proofErr w:type="gramEnd"/>
      <w:r w:rsidRPr="00621B40">
        <w:rPr>
          <w:rFonts w:eastAsia="Times New Roman" w:cs="Arial"/>
          <w:color w:val="000000"/>
          <w:sz w:val="20"/>
          <w:szCs w:val="20"/>
          <w:lang w:eastAsia="pt-BR"/>
        </w:rPr>
        <w:t xml:space="preserve"> {</w:t>
      </w:r>
    </w:p>
    <w:p w14:paraId="352B76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name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user.first_name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user.last_name</w:t>
      </w:r>
      <w:proofErr w:type="spellEnd"/>
      <w:r w:rsidRPr="00351650">
        <w:rPr>
          <w:rFonts w:eastAsia="Times New Roman" w:cs="Arial"/>
          <w:color w:val="000000"/>
          <w:sz w:val="20"/>
          <w:szCs w:val="20"/>
          <w:lang w:val="en-US" w:eastAsia="pt-BR"/>
        </w:rPr>
        <w:t>}`,</w:t>
      </w:r>
    </w:p>
    <w:p w14:paraId="5F706D1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77170CE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4A58226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22C09A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messageEndpoint</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keys.URL_MESSAGE_ENDPOINT</w:t>
      </w:r>
      <w:proofErr w:type="spellEnd"/>
      <w:r w:rsidRPr="00351650">
        <w:rPr>
          <w:rFonts w:eastAsia="Times New Roman" w:cs="Arial"/>
          <w:color w:val="000000"/>
          <w:sz w:val="20"/>
          <w:szCs w:val="20"/>
          <w:lang w:val="en-US" w:eastAsia="pt-BR"/>
        </w:rPr>
        <w:t>,</w:t>
      </w:r>
    </w:p>
    <w:p w14:paraId="5E7B35C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7CA81D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json</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true // Automatically </w:t>
      </w:r>
      <w:proofErr w:type="spellStart"/>
      <w:r w:rsidRPr="00351650">
        <w:rPr>
          <w:rFonts w:eastAsia="Times New Roman" w:cs="Arial"/>
          <w:color w:val="000000"/>
          <w:sz w:val="20"/>
          <w:szCs w:val="20"/>
          <w:lang w:val="en-US" w:eastAsia="pt-BR"/>
        </w:rPr>
        <w:t>stringifies</w:t>
      </w:r>
      <w:proofErr w:type="spellEnd"/>
      <w:r w:rsidRPr="00351650">
        <w:rPr>
          <w:rFonts w:eastAsia="Times New Roman" w:cs="Arial"/>
          <w:color w:val="000000"/>
          <w:sz w:val="20"/>
          <w:szCs w:val="20"/>
          <w:lang w:val="en-US" w:eastAsia="pt-BR"/>
        </w:rPr>
        <w:t xml:space="preserve"> the body to JSON</w:t>
      </w:r>
    </w:p>
    <w:p w14:paraId="6EE3BC3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1B8832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8BCAF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request(</w:t>
      </w:r>
      <w:proofErr w:type="gramEnd"/>
      <w:r w:rsidRPr="00351650">
        <w:rPr>
          <w:rFonts w:eastAsia="Times New Roman" w:cs="Arial"/>
          <w:color w:val="000000"/>
          <w:sz w:val="20"/>
          <w:szCs w:val="20"/>
          <w:lang w:val="en-US" w:eastAsia="pt-BR"/>
        </w:rPr>
        <w:t xml:space="preserve">options, (err, </w:t>
      </w:r>
      <w:proofErr w:type="spellStart"/>
      <w:r w:rsidRPr="00351650">
        <w:rPr>
          <w:rFonts w:eastAsia="Times New Roman" w:cs="Arial"/>
          <w:color w:val="000000"/>
          <w:sz w:val="20"/>
          <w:szCs w:val="20"/>
          <w:lang w:val="en-US" w:eastAsia="pt-BR"/>
        </w:rPr>
        <w:t>resp</w:t>
      </w:r>
      <w:proofErr w:type="spellEnd"/>
      <w:r w:rsidRPr="00351650">
        <w:rPr>
          <w:rFonts w:eastAsia="Times New Roman" w:cs="Arial"/>
          <w:color w:val="000000"/>
          <w:sz w:val="20"/>
          <w:szCs w:val="20"/>
          <w:lang w:val="en-US" w:eastAsia="pt-BR"/>
        </w:rPr>
        <w:t>, body) =&gt; {</w:t>
      </w:r>
    </w:p>
    <w:p w14:paraId="23F6BCE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if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resp</w:t>
      </w:r>
      <w:proofErr w:type="spellEnd"/>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resp.statusCode</w:t>
      </w:r>
      <w:proofErr w:type="spellEnd"/>
      <w:r w:rsidRPr="00351650">
        <w:rPr>
          <w:rFonts w:eastAsia="Times New Roman" w:cs="Arial"/>
          <w:color w:val="000000"/>
          <w:sz w:val="20"/>
          <w:szCs w:val="20"/>
          <w:lang w:val="en-US" w:eastAsia="pt-BR"/>
        </w:rPr>
        <w:t xml:space="preserve"> != 200 || err) {</w:t>
      </w:r>
    </w:p>
    <w:p w14:paraId="4BBA9D5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513343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36B4ACA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4C516B3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6A8B45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errMessage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7BFB9FE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7F3286B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5067B3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4E364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1484E8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9E21F5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02D8FD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chat.say</w:t>
      </w:r>
      <w:proofErr w:type="spellEnd"/>
      <w:r w:rsidRPr="00621B40">
        <w:rPr>
          <w:rFonts w:eastAsia="Times New Roman" w:cs="Arial"/>
          <w:color w:val="000000"/>
          <w:sz w:val="20"/>
          <w:szCs w:val="20"/>
          <w:lang w:eastAsia="pt-BR"/>
        </w:rPr>
        <w:t>(</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Ops</w:t>
      </w:r>
      <w:proofErr w:type="spellEnd"/>
      <w:r w:rsidRPr="00621B40">
        <w:rPr>
          <w:rFonts w:eastAsia="Times New Roman" w:cs="Arial"/>
          <w:color w:val="000000"/>
          <w:sz w:val="20"/>
          <w:szCs w:val="20"/>
          <w:lang w:eastAsia="pt-BR"/>
        </w:rPr>
        <w:t xml:space="preserve">, algo deu errado, tente novamente', { </w:t>
      </w:r>
      <w:proofErr w:type="spellStart"/>
      <w:r w:rsidRPr="00621B40">
        <w:rPr>
          <w:rFonts w:eastAsia="Times New Roman" w:cs="Arial"/>
          <w:color w:val="000000"/>
          <w:sz w:val="20"/>
          <w:szCs w:val="20"/>
          <w:lang w:eastAsia="pt-BR"/>
        </w:rPr>
        <w:t>typing</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true</w:t>
      </w:r>
      <w:proofErr w:type="spellEnd"/>
      <w:r w:rsidRPr="00621B40">
        <w:rPr>
          <w:rFonts w:eastAsia="Times New Roman" w:cs="Arial"/>
          <w:color w:val="000000"/>
          <w:sz w:val="20"/>
          <w:szCs w:val="20"/>
          <w:lang w:eastAsia="pt-BR"/>
        </w:rPr>
        <w:t xml:space="preserve"> });</w:t>
      </w:r>
    </w:p>
    <w:p w14:paraId="597A9C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FC2D06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7FC2238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55D92A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073FC56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348562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body.message</w:t>
      </w:r>
      <w:proofErr w:type="spellEnd"/>
      <w:r w:rsidRPr="00621B40">
        <w:rPr>
          <w:rFonts w:eastAsia="Times New Roman" w:cs="Arial"/>
          <w:color w:val="000000"/>
          <w:sz w:val="20"/>
          <w:szCs w:val="20"/>
          <w:lang w:eastAsia="pt-BR"/>
        </w:rPr>
        <w:t>,</w:t>
      </w:r>
    </w:p>
    <w:p w14:paraId="7C285C2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363DF9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body.chatId</w:t>
      </w:r>
      <w:proofErr w:type="spellEnd"/>
    </w:p>
    <w:p w14:paraId="1985904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3FCC74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03753C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39F725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6F32E8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 xml:space="preserve"> = {};</w:t>
      </w:r>
    </w:p>
    <w:p w14:paraId="4A4CDB9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body.markdown</w:t>
      </w:r>
      <w:proofErr w:type="spellEnd"/>
      <w:r w:rsidRPr="00621B40">
        <w:rPr>
          <w:rFonts w:eastAsia="Times New Roman" w:cs="Arial"/>
          <w:color w:val="000000"/>
          <w:sz w:val="20"/>
          <w:szCs w:val="20"/>
          <w:lang w:eastAsia="pt-BR"/>
        </w:rPr>
        <w:t>) {</w:t>
      </w:r>
    </w:p>
    <w:p w14:paraId="019114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markdown</w:t>
      </w:r>
      <w:proofErr w:type="spellEnd"/>
      <w:proofErr w:type="gram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parse_mode</w:t>
      </w:r>
      <w:proofErr w:type="spellEnd"/>
      <w:r w:rsidRPr="00621B40">
        <w:rPr>
          <w:rFonts w:eastAsia="Times New Roman" w:cs="Arial"/>
          <w:color w:val="000000"/>
          <w:sz w:val="20"/>
          <w:szCs w:val="20"/>
          <w:lang w:eastAsia="pt-BR"/>
        </w:rPr>
        <w:t>: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w:t>
      </w:r>
    </w:p>
    <w:p w14:paraId="35DCEF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7ED9F3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chat.say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body.message</w:t>
      </w:r>
      <w:proofErr w:type="spellEnd"/>
      <w:r w:rsidRPr="00351650">
        <w:rPr>
          <w:rFonts w:eastAsia="Times New Roman" w:cs="Arial"/>
          <w:color w:val="000000"/>
          <w:sz w:val="20"/>
          <w:szCs w:val="20"/>
          <w:lang w:val="en-US" w:eastAsia="pt-BR"/>
        </w:rPr>
        <w:t>, { typing : true });</w:t>
      </w:r>
    </w:p>
    <w:p w14:paraId="720285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65D9D4A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0C003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11656A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AB6AB2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LANA'S ENDPOINT</w:t>
      </w:r>
    </w:p>
    <w:p w14:paraId="4CD1970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keys.APP_SECRET</w:t>
      </w:r>
      <w:proofErr w:type="spell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sendMessage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1F9C55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sendMessageEndpoint(</w:t>
      </w:r>
      <w:proofErr w:type="spellStart"/>
      <w:proofErr w:type="gramEnd"/>
      <w:r w:rsidRPr="00621B40">
        <w:rPr>
          <w:rFonts w:eastAsia="Times New Roman" w:cs="Arial"/>
          <w:color w:val="000000"/>
          <w:sz w:val="20"/>
          <w:szCs w:val="20"/>
          <w:lang w:eastAsia="pt-BR"/>
        </w:rPr>
        <w:t>req.body</w:t>
      </w:r>
      <w:proofErr w:type="spellEnd"/>
      <w:r w:rsidRPr="00621B40">
        <w:rPr>
          <w:rFonts w:eastAsia="Times New Roman" w:cs="Arial"/>
          <w:color w:val="000000"/>
          <w:sz w:val="20"/>
          <w:szCs w:val="20"/>
          <w:lang w:eastAsia="pt-BR"/>
        </w:rPr>
        <w:t>)</w:t>
      </w:r>
    </w:p>
    <w:p w14:paraId="4B921E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resp</w:t>
      </w:r>
      <w:proofErr w:type="spellEnd"/>
      <w:r w:rsidRPr="00621B40">
        <w:rPr>
          <w:rFonts w:eastAsia="Times New Roman" w:cs="Arial"/>
          <w:color w:val="000000"/>
          <w:sz w:val="20"/>
          <w:szCs w:val="20"/>
          <w:lang w:eastAsia="pt-BR"/>
        </w:rPr>
        <w:t xml:space="preserve"> =&gt; {</w:t>
      </w:r>
    </w:p>
    <w:p w14:paraId="3F9DBC5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res.sendStatus</w:t>
      </w:r>
      <w:proofErr w:type="spellEnd"/>
      <w:proofErr w:type="gramEnd"/>
      <w:r w:rsidRPr="00621B40">
        <w:rPr>
          <w:rFonts w:eastAsia="Times New Roman" w:cs="Arial"/>
          <w:color w:val="000000"/>
          <w:sz w:val="20"/>
          <w:szCs w:val="20"/>
          <w:lang w:eastAsia="pt-BR"/>
        </w:rPr>
        <w:t>(200);</w:t>
      </w:r>
    </w:p>
    <w:p w14:paraId="214EE3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A8D5C5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4C1B6F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res.sendStatus</w:t>
      </w:r>
      <w:proofErr w:type="spellEnd"/>
      <w:proofErr w:type="gramEnd"/>
      <w:r w:rsidRPr="00621B40">
        <w:rPr>
          <w:rFonts w:eastAsia="Times New Roman" w:cs="Arial"/>
          <w:color w:val="000000"/>
          <w:sz w:val="20"/>
          <w:szCs w:val="20"/>
          <w:lang w:eastAsia="pt-BR"/>
        </w:rPr>
        <w:t>(400);</w:t>
      </w:r>
    </w:p>
    <w:p w14:paraId="5390BC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2A1BC3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1BD6A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AB56EE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sendMessageEndpoint = (</w:t>
      </w:r>
      <w:proofErr w:type="spellStart"/>
      <w:r w:rsidRPr="00621B40">
        <w:rPr>
          <w:rFonts w:eastAsia="Times New Roman" w:cs="Arial"/>
          <w:color w:val="000000"/>
          <w:sz w:val="20"/>
          <w:szCs w:val="20"/>
          <w:lang w:eastAsia="pt-BR"/>
        </w:rPr>
        <w:t>messageBody</w:t>
      </w:r>
      <w:proofErr w:type="spellEnd"/>
      <w:r w:rsidRPr="00621B40">
        <w:rPr>
          <w:rFonts w:eastAsia="Times New Roman" w:cs="Arial"/>
          <w:color w:val="000000"/>
          <w:sz w:val="20"/>
          <w:szCs w:val="20"/>
          <w:lang w:eastAsia="pt-BR"/>
        </w:rPr>
        <w:t>) =&gt; {</w:t>
      </w:r>
    </w:p>
    <w:p w14:paraId="3D6CEA1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return new </w:t>
      </w:r>
      <w:proofErr w:type="gramStart"/>
      <w:r w:rsidRPr="00351650">
        <w:rPr>
          <w:rFonts w:eastAsia="Times New Roman" w:cs="Arial"/>
          <w:color w:val="000000"/>
          <w:sz w:val="20"/>
          <w:szCs w:val="20"/>
          <w:lang w:val="en-US" w:eastAsia="pt-BR"/>
        </w:rPr>
        <w:t>Promise(</w:t>
      </w:r>
      <w:proofErr w:type="gramEnd"/>
      <w:r w:rsidRPr="00351650">
        <w:rPr>
          <w:rFonts w:eastAsia="Times New Roman" w:cs="Arial"/>
          <w:color w:val="000000"/>
          <w:sz w:val="20"/>
          <w:szCs w:val="20"/>
          <w:lang w:val="en-US" w:eastAsia="pt-BR"/>
        </w:rPr>
        <w:t>(resolve, reject) =&gt; {</w:t>
      </w:r>
    </w:p>
    <w:p w14:paraId="165C469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&amp;&amp;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w:t>
      </w:r>
    </w:p>
    <w:p w14:paraId="6D0D2CC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lastRenderedPageBreak/>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2D7CB0C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2396A9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65EA7F4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messageBody.message</w:t>
      </w:r>
      <w:proofErr w:type="spellEnd"/>
      <w:r w:rsidRPr="00621B40">
        <w:rPr>
          <w:rFonts w:eastAsia="Times New Roman" w:cs="Arial"/>
          <w:color w:val="000000"/>
          <w:sz w:val="20"/>
          <w:szCs w:val="20"/>
          <w:lang w:eastAsia="pt-BR"/>
        </w:rPr>
        <w:t>,</w:t>
      </w:r>
    </w:p>
    <w:p w14:paraId="70210A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E95FB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messageBody.chatId</w:t>
      </w:r>
      <w:proofErr w:type="spellEnd"/>
    </w:p>
    <w:p w14:paraId="1AEF856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1DD780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585202C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D405CB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093282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 xml:space="preserve"> = {};</w:t>
      </w:r>
    </w:p>
    <w:p w14:paraId="71B5BE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messageBody.markdown</w:t>
      </w:r>
      <w:proofErr w:type="spellEnd"/>
      <w:r w:rsidRPr="00621B40">
        <w:rPr>
          <w:rFonts w:eastAsia="Times New Roman" w:cs="Arial"/>
          <w:color w:val="000000"/>
          <w:sz w:val="20"/>
          <w:szCs w:val="20"/>
          <w:lang w:eastAsia="pt-BR"/>
        </w:rPr>
        <w:t>) {</w:t>
      </w:r>
    </w:p>
    <w:p w14:paraId="64671C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markdown</w:t>
      </w:r>
      <w:proofErr w:type="spellEnd"/>
      <w:proofErr w:type="gram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parse_mode</w:t>
      </w:r>
      <w:proofErr w:type="spellEnd"/>
      <w:r w:rsidRPr="00621B40">
        <w:rPr>
          <w:rFonts w:eastAsia="Times New Roman" w:cs="Arial"/>
          <w:color w:val="000000"/>
          <w:sz w:val="20"/>
          <w:szCs w:val="20"/>
          <w:lang w:eastAsia="pt-BR"/>
        </w:rPr>
        <w:t>: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w:t>
      </w:r>
    </w:p>
    <w:p w14:paraId="62AC899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02883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messageBody.type</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image</w:t>
      </w:r>
      <w:proofErr w:type="spellEnd"/>
      <w:r w:rsidRPr="00621B40">
        <w:rPr>
          <w:rFonts w:eastAsia="Times New Roman" w:cs="Arial"/>
          <w:color w:val="000000"/>
          <w:sz w:val="20"/>
          <w:szCs w:val="20"/>
          <w:lang w:eastAsia="pt-BR"/>
        </w:rPr>
        <w:t>') {</w:t>
      </w:r>
    </w:p>
    <w:p w14:paraId="7D4DD24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bot.say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 attachment: 'image', </w:t>
      </w:r>
      <w:proofErr w:type="spellStart"/>
      <w:r w:rsidRPr="00351650">
        <w:rPr>
          <w:rFonts w:eastAsia="Times New Roman" w:cs="Arial"/>
          <w:color w:val="000000"/>
          <w:sz w:val="20"/>
          <w:szCs w:val="20"/>
          <w:lang w:val="en-US" w:eastAsia="pt-BR"/>
        </w:rPr>
        <w:t>url</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xml:space="preserve"> })</w:t>
      </w:r>
    </w:p>
    <w:p w14:paraId="2D881EF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(res =&gt; {</w:t>
      </w:r>
    </w:p>
    <w:p w14:paraId="5A18E6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0854CD3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85079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024BBC5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2E856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0168B6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EE20C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496CDEB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bot.say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w:t>
      </w:r>
    </w:p>
    <w:p w14:paraId="70A8090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(res =&gt; {</w:t>
      </w:r>
    </w:p>
    <w:p w14:paraId="79707F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6BE014F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90922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5B43E7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570DDFA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A49B93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9548CD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ABDD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5B618AC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"Unable to Send Message Body in Wrong Format");</w:t>
      </w:r>
    </w:p>
    <w:p w14:paraId="4815DDB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gramEnd"/>
      <w:r w:rsidRPr="00621B40">
        <w:rPr>
          <w:rFonts w:eastAsia="Times New Roman" w:cs="Arial"/>
          <w:color w:val="000000"/>
          <w:sz w:val="20"/>
          <w:szCs w:val="20"/>
          <w:lang w:eastAsia="pt-BR"/>
        </w:rPr>
        <w:t>);</w:t>
      </w:r>
    </w:p>
    <w:p w14:paraId="09E7A52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6B688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3ABFC7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280043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D1F1F1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port = </w:t>
      </w:r>
      <w:proofErr w:type="spellStart"/>
      <w:proofErr w:type="gramStart"/>
      <w:r w:rsidRPr="00351650">
        <w:rPr>
          <w:rFonts w:eastAsia="Times New Roman" w:cs="Arial"/>
          <w:color w:val="000000"/>
          <w:sz w:val="20"/>
          <w:szCs w:val="20"/>
          <w:lang w:val="en-US" w:eastAsia="pt-BR"/>
        </w:rPr>
        <w:t>process.env.PORT</w:t>
      </w:r>
      <w:proofErr w:type="spellEnd"/>
      <w:proofErr w:type="gramEnd"/>
      <w:r w:rsidRPr="00351650">
        <w:rPr>
          <w:rFonts w:eastAsia="Times New Roman" w:cs="Arial"/>
          <w:color w:val="000000"/>
          <w:sz w:val="20"/>
          <w:szCs w:val="20"/>
          <w:lang w:val="en-US" w:eastAsia="pt-BR"/>
        </w:rPr>
        <w:t xml:space="preserve"> || 3000;</w:t>
      </w:r>
    </w:p>
    <w:p w14:paraId="1DF8C9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bot.app.get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xml:space="preserve">, res) =&gt; </w:t>
      </w:r>
      <w:proofErr w:type="spellStart"/>
      <w:r w:rsidRPr="00351650">
        <w:rPr>
          <w:rFonts w:eastAsia="Times New Roman" w:cs="Arial"/>
          <w:color w:val="000000"/>
          <w:sz w:val="20"/>
          <w:szCs w:val="20"/>
          <w:lang w:val="en-US" w:eastAsia="pt-BR"/>
        </w:rPr>
        <w:t>res.send</w:t>
      </w:r>
      <w:proofErr w:type="spellEnd"/>
      <w:r w:rsidRPr="00351650">
        <w:rPr>
          <w:rFonts w:eastAsia="Times New Roman" w:cs="Arial"/>
          <w:color w:val="000000"/>
          <w:sz w:val="20"/>
          <w:szCs w:val="20"/>
          <w:lang w:val="en-US" w:eastAsia="pt-BR"/>
        </w:rPr>
        <w:t>('Hello World!'));</w:t>
      </w:r>
    </w:p>
    <w:p w14:paraId="6C597E1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bot.start</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port</w:t>
      </w:r>
      <w:proofErr w:type="spellEnd"/>
      <w:r w:rsidRPr="00621B40">
        <w:rPr>
          <w:rFonts w:eastAsia="Times New Roman" w:cs="Arial"/>
          <w:color w:val="000000"/>
          <w:sz w:val="20"/>
          <w:szCs w:val="20"/>
          <w:lang w:eastAsia="pt-BR"/>
        </w:rPr>
        <w:t>);</w:t>
      </w:r>
    </w:p>
    <w:p w14:paraId="0F3C406E" w14:textId="6824E979" w:rsidR="00C96B8B"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Fim do arquivo index.js</w:t>
      </w:r>
    </w:p>
    <w:p w14:paraId="6B1DC356" w14:textId="77777777" w:rsidR="00CE370E" w:rsidRDefault="00CE370E" w:rsidP="009B5F67">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6FDBA829"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8CF18B7"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1BF40D02"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7CA3C81C"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2920D905" w14:textId="42574D25" w:rsidR="00CE370E" w:rsidRPr="00E2557F" w:rsidRDefault="00434AEA" w:rsidP="00E2557F">
      <w:pPr>
        <w:spacing w:line="240" w:lineRule="auto"/>
        <w:jc w:val="left"/>
        <w:rPr>
          <w:rFonts w:eastAsia="Times New Roman" w:cs="Arial"/>
          <w:color w:val="000000"/>
          <w:sz w:val="20"/>
          <w:szCs w:val="20"/>
          <w:lang w:eastAsia="pt-BR"/>
        </w:rPr>
      </w:pPr>
      <w:r>
        <w:rPr>
          <w:rFonts w:eastAsia="Times New Roman" w:cs="Arial"/>
          <w:color w:val="000000"/>
          <w:sz w:val="20"/>
          <w:szCs w:val="20"/>
          <w:lang w:eastAsia="pt-BR"/>
        </w:rPr>
        <w:br w:type="page"/>
      </w:r>
    </w:p>
    <w:p w14:paraId="5441B1D6" w14:textId="7CF5426C" w:rsidR="00CE370E" w:rsidRDefault="00CE370E" w:rsidP="00D040F7">
      <w:pPr>
        <w:pStyle w:val="Apendice"/>
        <w:rPr>
          <w:rFonts w:eastAsia="Times New Roman"/>
          <w:lang w:eastAsia="pt-BR"/>
        </w:rPr>
      </w:pPr>
      <w:bookmarkStart w:id="85" w:name="_Toc531809280"/>
      <w:r w:rsidRPr="00CE370E">
        <w:rPr>
          <w:rFonts w:eastAsia="Times New Roman"/>
          <w:lang w:eastAsia="pt-BR"/>
        </w:rPr>
        <w:lastRenderedPageBreak/>
        <w:t>APÊNDICE C</w:t>
      </w:r>
      <w:r>
        <w:rPr>
          <w:rFonts w:eastAsia="Times New Roman"/>
          <w:lang w:eastAsia="pt-BR"/>
        </w:rPr>
        <w:t xml:space="preserve"> </w:t>
      </w:r>
      <w:r w:rsidR="00164F72">
        <w:rPr>
          <w:rFonts w:eastAsia="Times New Roman"/>
          <w:lang w:eastAsia="pt-BR"/>
        </w:rPr>
        <w:t>–</w:t>
      </w:r>
      <w:r>
        <w:rPr>
          <w:rFonts w:eastAsia="Times New Roman"/>
          <w:lang w:eastAsia="pt-BR"/>
        </w:rPr>
        <w:t xml:space="preserve"> </w:t>
      </w:r>
      <w:r w:rsidR="00164F72">
        <w:rPr>
          <w:rFonts w:eastAsia="Times New Roman"/>
          <w:lang w:eastAsia="pt-BR"/>
        </w:rPr>
        <w:t>Código Fonte das Cloud Functions do Back4App</w:t>
      </w:r>
      <w:bookmarkEnd w:id="85"/>
    </w:p>
    <w:p w14:paraId="68021FFE" w14:textId="77777777" w:rsidR="00164F72" w:rsidRDefault="00164F72" w:rsidP="00A103F7">
      <w:pPr>
        <w:pStyle w:val="Paragrafo"/>
        <w:rPr>
          <w:lang w:eastAsia="pt-BR"/>
        </w:rPr>
      </w:pPr>
    </w:p>
    <w:p w14:paraId="200682C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Arquivo main.js</w:t>
      </w:r>
    </w:p>
    <w:p w14:paraId="34D3395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w:t>
      </w:r>
      <w:proofErr w:type="spellEnd"/>
      <w:r w:rsidRPr="00351650">
        <w:rPr>
          <w:rFonts w:eastAsia="Times New Roman" w:cs="Arial"/>
          <w:color w:val="000000"/>
          <w:sz w:val="20"/>
          <w:szCs w:val="20"/>
          <w:lang w:val="en-US" w:eastAsia="pt-BR"/>
        </w:rPr>
        <w:t xml:space="preserve"> = require(</w:t>
      </w:r>
      <w:proofErr w:type="gramStart"/>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cloud-functions');</w:t>
      </w:r>
    </w:p>
    <w:p w14:paraId="264BE24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48337FB3"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 xml:space="preserve">('echo', </w:t>
      </w:r>
      <w:proofErr w:type="spellStart"/>
      <w:r w:rsidRPr="00351650">
        <w:rPr>
          <w:rFonts w:eastAsia="Times New Roman" w:cs="Arial"/>
          <w:color w:val="000000"/>
          <w:sz w:val="20"/>
          <w:szCs w:val="20"/>
          <w:lang w:val="en-US" w:eastAsia="pt-BR"/>
        </w:rPr>
        <w:t>cloudFunctions.echo</w:t>
      </w:r>
      <w:proofErr w:type="spellEnd"/>
      <w:r w:rsidRPr="00351650">
        <w:rPr>
          <w:rFonts w:eastAsia="Times New Roman" w:cs="Arial"/>
          <w:color w:val="000000"/>
          <w:sz w:val="20"/>
          <w:szCs w:val="20"/>
          <w:lang w:val="en-US" w:eastAsia="pt-BR"/>
        </w:rPr>
        <w:t>(Parse));</w:t>
      </w:r>
    </w:p>
    <w:p w14:paraId="7AB6D6A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356DD8D"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getUserByField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cloudFunctions.getUserByField</w:t>
      </w:r>
      <w:proofErr w:type="spellEnd"/>
      <w:r w:rsidRPr="00351650">
        <w:rPr>
          <w:rFonts w:eastAsia="Times New Roman" w:cs="Arial"/>
          <w:color w:val="000000"/>
          <w:sz w:val="20"/>
          <w:szCs w:val="20"/>
          <w:lang w:val="en-US" w:eastAsia="pt-BR"/>
        </w:rPr>
        <w:t>(Parse));</w:t>
      </w:r>
    </w:p>
    <w:p w14:paraId="467E4C4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6421D4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setUserField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cloudFunctions.setUserField</w:t>
      </w:r>
      <w:proofErr w:type="spellEnd"/>
      <w:r w:rsidRPr="00351650">
        <w:rPr>
          <w:rFonts w:eastAsia="Times New Roman" w:cs="Arial"/>
          <w:color w:val="000000"/>
          <w:sz w:val="20"/>
          <w:szCs w:val="20"/>
          <w:lang w:val="en-US" w:eastAsia="pt-BR"/>
        </w:rPr>
        <w:t>(Parse));</w:t>
      </w:r>
    </w:p>
    <w:p w14:paraId="61694D6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1FCB86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unsetUserField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cloudFunctions.unsetUserField</w:t>
      </w:r>
      <w:proofErr w:type="spellEnd"/>
      <w:r w:rsidRPr="00351650">
        <w:rPr>
          <w:rFonts w:eastAsia="Times New Roman" w:cs="Arial"/>
          <w:color w:val="000000"/>
          <w:sz w:val="20"/>
          <w:szCs w:val="20"/>
          <w:lang w:val="en-US" w:eastAsia="pt-BR"/>
        </w:rPr>
        <w:t>(Parse));</w:t>
      </w:r>
    </w:p>
    <w:p w14:paraId="5DEBBA3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753E16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registerUser</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cloudFunctions.registerUser</w:t>
      </w:r>
      <w:proofErr w:type="spellEnd"/>
      <w:r w:rsidRPr="00351650">
        <w:rPr>
          <w:rFonts w:eastAsia="Times New Roman" w:cs="Arial"/>
          <w:color w:val="000000"/>
          <w:sz w:val="20"/>
          <w:szCs w:val="20"/>
          <w:lang w:val="en-US" w:eastAsia="pt-BR"/>
        </w:rPr>
        <w:t>(Parse));</w:t>
      </w:r>
    </w:p>
    <w:p w14:paraId="27FB8F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A9D7A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loginUser</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cloudFunctions.loginUser</w:t>
      </w:r>
      <w:proofErr w:type="spellEnd"/>
      <w:r w:rsidRPr="00351650">
        <w:rPr>
          <w:rFonts w:eastAsia="Times New Roman" w:cs="Arial"/>
          <w:color w:val="000000"/>
          <w:sz w:val="20"/>
          <w:szCs w:val="20"/>
          <w:lang w:val="en-US" w:eastAsia="pt-BR"/>
        </w:rPr>
        <w:t>(Parse));</w:t>
      </w:r>
    </w:p>
    <w:p w14:paraId="26C2132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E65AD16"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setContext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cloudFunctions.setContext</w:t>
      </w:r>
      <w:proofErr w:type="spellEnd"/>
      <w:r w:rsidRPr="00351650">
        <w:rPr>
          <w:rFonts w:eastAsia="Times New Roman" w:cs="Arial"/>
          <w:color w:val="000000"/>
          <w:sz w:val="20"/>
          <w:szCs w:val="20"/>
          <w:lang w:val="en-US" w:eastAsia="pt-BR"/>
        </w:rPr>
        <w:t>(Parse));</w:t>
      </w:r>
    </w:p>
    <w:p w14:paraId="1DAE10B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9C504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getContextByInterfaceId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cloudFunctions.getContextByInterfaceId</w:t>
      </w:r>
      <w:proofErr w:type="spellEnd"/>
      <w:r w:rsidRPr="00351650">
        <w:rPr>
          <w:rFonts w:eastAsia="Times New Roman" w:cs="Arial"/>
          <w:color w:val="000000"/>
          <w:sz w:val="20"/>
          <w:szCs w:val="20"/>
          <w:lang w:val="en-US" w:eastAsia="pt-BR"/>
        </w:rPr>
        <w:t>(Parse));</w:t>
      </w:r>
    </w:p>
    <w:p w14:paraId="56427EB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00452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Parse.Cloud.job</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removeStoredPasswords</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cloudFunctions.removeStoredPasswords</w:t>
      </w:r>
      <w:proofErr w:type="spellEnd"/>
      <w:r w:rsidRPr="00351650">
        <w:rPr>
          <w:rFonts w:eastAsia="Times New Roman" w:cs="Arial"/>
          <w:color w:val="000000"/>
          <w:sz w:val="20"/>
          <w:szCs w:val="20"/>
          <w:lang w:val="en-US" w:eastAsia="pt-BR"/>
        </w:rPr>
        <w:t>(Parse));</w:t>
      </w:r>
    </w:p>
    <w:p w14:paraId="68E98010" w14:textId="31621DF5" w:rsidR="0074231E"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Fim do arquivo main.js</w:t>
      </w:r>
    </w:p>
    <w:p w14:paraId="1C23FF65" w14:textId="77777777" w:rsidR="0074231E" w:rsidRDefault="0074231E" w:rsidP="0074231E">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3CE67E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Arquivo cloud-functions.js</w:t>
      </w:r>
    </w:p>
    <w:p w14:paraId="719FA5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 xml:space="preserve"> = (Parse) =&gt; {</w:t>
      </w:r>
    </w:p>
    <w:p w14:paraId="148A1AF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query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Parse.Session</w:t>
      </w:r>
      <w:proofErr w:type="spellEnd"/>
      <w:r w:rsidRPr="00351650">
        <w:rPr>
          <w:rFonts w:eastAsia="Times New Roman" w:cs="Arial"/>
          <w:color w:val="000000"/>
          <w:sz w:val="20"/>
          <w:szCs w:val="20"/>
          <w:lang w:val="en-US" w:eastAsia="pt-BR"/>
        </w:rPr>
        <w:t>);</w:t>
      </w:r>
    </w:p>
    <w:p w14:paraId="1138418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636B7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query.find</w:t>
      </w:r>
      <w:proofErr w:type="spellEnd"/>
      <w:proofErr w:type="gramEnd"/>
      <w:r w:rsidRPr="00754C77">
        <w:rPr>
          <w:rFonts w:eastAsia="Times New Roman" w:cs="Arial"/>
          <w:color w:val="000000"/>
          <w:sz w:val="20"/>
          <w:szCs w:val="20"/>
          <w:lang w:eastAsia="pt-BR"/>
        </w:rPr>
        <w:t>({</w:t>
      </w:r>
    </w:p>
    <w:p w14:paraId="6C36128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success</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results</w:t>
      </w:r>
      <w:proofErr w:type="spellEnd"/>
      <w:r w:rsidRPr="00754C77">
        <w:rPr>
          <w:rFonts w:eastAsia="Times New Roman" w:cs="Arial"/>
          <w:color w:val="000000"/>
          <w:sz w:val="20"/>
          <w:szCs w:val="20"/>
          <w:lang w:eastAsia="pt-BR"/>
        </w:rPr>
        <w:t>) =&gt; {</w:t>
      </w:r>
    </w:p>
    <w:p w14:paraId="7172BEAE"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for (let session of results) {</w:t>
      </w:r>
    </w:p>
    <w:p w14:paraId="5A0A050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session.destroy</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useMasterKey</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r w:rsidRPr="00754C77">
        <w:rPr>
          <w:rFonts w:eastAsia="Times New Roman" w:cs="Arial"/>
          <w:color w:val="000000"/>
          <w:sz w:val="20"/>
          <w:szCs w:val="20"/>
          <w:lang w:eastAsia="pt-BR"/>
        </w:rPr>
        <w:t>});</w:t>
      </w:r>
    </w:p>
    <w:p w14:paraId="4D6FEC6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9CE20B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r w:rsidRPr="00754C77">
        <w:rPr>
          <w:rFonts w:eastAsia="Times New Roman" w:cs="Arial"/>
          <w:color w:val="000000"/>
          <w:sz w:val="20"/>
          <w:szCs w:val="20"/>
          <w:lang w:eastAsia="pt-BR"/>
        </w:rPr>
        <w:t>;</w:t>
      </w:r>
    </w:p>
    <w:p w14:paraId="53C9BD6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D7430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error</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error</w:t>
      </w:r>
      <w:proofErr w:type="spellEnd"/>
      <w:r w:rsidRPr="00754C77">
        <w:rPr>
          <w:rFonts w:eastAsia="Times New Roman" w:cs="Arial"/>
          <w:color w:val="000000"/>
          <w:sz w:val="20"/>
          <w:szCs w:val="20"/>
          <w:lang w:eastAsia="pt-BR"/>
        </w:rPr>
        <w:t>) =&gt; {</w:t>
      </w:r>
    </w:p>
    <w:p w14:paraId="6D6514F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false;</w:t>
      </w:r>
    </w:p>
    <w:p w14:paraId="59E1BC9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40BDE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useMasterKey</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p>
    <w:p w14:paraId="1654FDC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980C0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511B7B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3C0CA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.echo</w:t>
      </w:r>
      <w:proofErr w:type="spellEnd"/>
      <w:r w:rsidRPr="00754C77">
        <w:rPr>
          <w:rFonts w:eastAsia="Times New Roman" w:cs="Arial"/>
          <w:color w:val="000000"/>
          <w:sz w:val="20"/>
          <w:szCs w:val="20"/>
          <w:lang w:eastAsia="pt-BR"/>
        </w:rPr>
        <w:t xml:space="preserve"> = (Parse) =&gt; { </w:t>
      </w:r>
    </w:p>
    <w:p w14:paraId="262B623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963303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response.success</w:t>
      </w:r>
      <w:proofErr w:type="spellEnd"/>
      <w:proofErr w:type="gramEnd"/>
      <w:r w:rsidRPr="00351650">
        <w:rPr>
          <w:rFonts w:eastAsia="Times New Roman" w:cs="Arial"/>
          <w:color w:val="000000"/>
          <w:sz w:val="20"/>
          <w:szCs w:val="20"/>
          <w:lang w:val="en-US" w:eastAsia="pt-BR"/>
        </w:rPr>
        <w:t xml:space="preserve">({ code: 200, message: </w:t>
      </w:r>
      <w:proofErr w:type="spellStart"/>
      <w:r w:rsidRPr="00351650">
        <w:rPr>
          <w:rFonts w:eastAsia="Times New Roman" w:cs="Arial"/>
          <w:color w:val="000000"/>
          <w:sz w:val="20"/>
          <w:szCs w:val="20"/>
          <w:lang w:val="en-US" w:eastAsia="pt-BR"/>
        </w:rPr>
        <w:t>request.params.string</w:t>
      </w:r>
      <w:proofErr w:type="spellEnd"/>
      <w:r w:rsidRPr="00351650">
        <w:rPr>
          <w:rFonts w:eastAsia="Times New Roman" w:cs="Arial"/>
          <w:color w:val="000000"/>
          <w:sz w:val="20"/>
          <w:szCs w:val="20"/>
          <w:lang w:val="en-US" w:eastAsia="pt-BR"/>
        </w:rPr>
        <w:t xml:space="preserve"> });</w:t>
      </w:r>
    </w:p>
    <w:p w14:paraId="1D3CB6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D399D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6BC5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F948CC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.getUserByField</w:t>
      </w:r>
      <w:proofErr w:type="spellEnd"/>
      <w:r w:rsidRPr="00754C77">
        <w:rPr>
          <w:rFonts w:eastAsia="Times New Roman" w:cs="Arial"/>
          <w:color w:val="000000"/>
          <w:sz w:val="20"/>
          <w:szCs w:val="20"/>
          <w:lang w:eastAsia="pt-BR"/>
        </w:rPr>
        <w:t xml:space="preserve"> = (Parse) =&gt; { </w:t>
      </w:r>
    </w:p>
    <w:p w14:paraId="10E9A84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EE97A8A"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0E0EFCA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userQuery.equalTo</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request.params</w:t>
      </w:r>
      <w:proofErr w:type="gramEnd"/>
      <w:r w:rsidRPr="00351650">
        <w:rPr>
          <w:rFonts w:eastAsia="Times New Roman" w:cs="Arial"/>
          <w:color w:val="000000"/>
          <w:sz w:val="20"/>
          <w:szCs w:val="20"/>
          <w:lang w:val="en-US" w:eastAsia="pt-BR"/>
        </w:rPr>
        <w:t>.field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request.params.value</w:t>
      </w:r>
      <w:proofErr w:type="spellEnd"/>
      <w:r w:rsidRPr="00351650">
        <w:rPr>
          <w:rFonts w:eastAsia="Times New Roman" w:cs="Arial"/>
          <w:color w:val="000000"/>
          <w:sz w:val="20"/>
          <w:szCs w:val="20"/>
          <w:lang w:val="en-US" w:eastAsia="pt-BR"/>
        </w:rPr>
        <w:t>);</w:t>
      </w:r>
    </w:p>
    <w:p w14:paraId="6FFFDB6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4590C97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success</w:t>
      </w:r>
      <w:proofErr w:type="spellEnd"/>
      <w:proofErr w:type="gramEnd"/>
      <w:r w:rsidRPr="00754C77">
        <w:rPr>
          <w:rFonts w:eastAsia="Times New Roman" w:cs="Arial"/>
          <w:color w:val="000000"/>
          <w:sz w:val="20"/>
          <w:szCs w:val="20"/>
          <w:lang w:eastAsia="pt-BR"/>
        </w:rPr>
        <w:t>: (user) =&gt; {</w:t>
      </w:r>
    </w:p>
    <w:p w14:paraId="5E8EE74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 xml:space="preserve">user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2B4B55F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user });</w:t>
      </w:r>
    </w:p>
    <w:p w14:paraId="042E20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AA4F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38B0D4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2CC6E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7AA97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error</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=&gt; {</w:t>
      </w:r>
    </w:p>
    <w:p w14:paraId="56756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707C9EC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7E469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0BB9CC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87AB7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E1FD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6BDD2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.setUserField</w:t>
      </w:r>
      <w:proofErr w:type="spellEnd"/>
      <w:r w:rsidRPr="00754C77">
        <w:rPr>
          <w:rFonts w:eastAsia="Times New Roman" w:cs="Arial"/>
          <w:color w:val="000000"/>
          <w:sz w:val="20"/>
          <w:szCs w:val="20"/>
          <w:lang w:eastAsia="pt-BR"/>
        </w:rPr>
        <w:t xml:space="preserve"> = (Parse) =&gt; {</w:t>
      </w:r>
    </w:p>
    <w:p w14:paraId="3B38A69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075BBC8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655D7B4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userQuery.equalTo</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objectId</w:t>
      </w:r>
      <w:proofErr w:type="spellEnd"/>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roofErr w:type="spellEnd"/>
      <w:r w:rsidRPr="00754C77">
        <w:rPr>
          <w:rFonts w:eastAsia="Times New Roman" w:cs="Arial"/>
          <w:color w:val="000000"/>
          <w:sz w:val="20"/>
          <w:szCs w:val="20"/>
          <w:lang w:eastAsia="pt-BR"/>
        </w:rPr>
        <w:t>);</w:t>
      </w:r>
    </w:p>
    <w:p w14:paraId="4E4F885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5C2E763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7D7A7C3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5EFD22F3"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userToUpdate.set</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request.params.field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request.params.value</w:t>
      </w:r>
      <w:proofErr w:type="spellEnd"/>
      <w:r w:rsidRPr="00351650">
        <w:rPr>
          <w:rFonts w:eastAsia="Times New Roman" w:cs="Arial"/>
          <w:color w:val="000000"/>
          <w:sz w:val="20"/>
          <w:szCs w:val="20"/>
          <w:lang w:val="en-US" w:eastAsia="pt-BR"/>
        </w:rPr>
        <w:t>);</w:t>
      </w:r>
    </w:p>
    <w:p w14:paraId="3032A89C"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userToUpdate.save</w:t>
      </w:r>
      <w:proofErr w:type="spellEnd"/>
      <w:r w:rsidRPr="00351650">
        <w:rPr>
          <w:rFonts w:eastAsia="Times New Roman" w:cs="Arial"/>
          <w:color w:val="000000"/>
          <w:sz w:val="20"/>
          <w:szCs w:val="20"/>
          <w:lang w:val="en-US" w:eastAsia="pt-BR"/>
        </w:rPr>
        <w:t>(null, {</w:t>
      </w:r>
      <w:proofErr w:type="spellStart"/>
      <w:proofErr w:type="gramStart"/>
      <w:r w:rsidRPr="00351650">
        <w:rPr>
          <w:rFonts w:eastAsia="Times New Roman" w:cs="Arial"/>
          <w:color w:val="000000"/>
          <w:sz w:val="20"/>
          <w:szCs w:val="20"/>
          <w:lang w:val="en-US" w:eastAsia="pt-BR"/>
        </w:rPr>
        <w:t>useMasterKey:true</w:t>
      </w:r>
      <w:proofErr w:type="spellEnd"/>
      <w:proofErr w:type="gramEnd"/>
      <w:r w:rsidRPr="00351650">
        <w:rPr>
          <w:rFonts w:eastAsia="Times New Roman" w:cs="Arial"/>
          <w:color w:val="000000"/>
          <w:sz w:val="20"/>
          <w:szCs w:val="20"/>
          <w:lang w:val="en-US" w:eastAsia="pt-BR"/>
        </w:rPr>
        <w:t>})</w:t>
      </w:r>
    </w:p>
    <w:p w14:paraId="227B247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6932C11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w:t>
      </w:r>
    </w:p>
    <w:p w14:paraId="5B279E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9FB3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56A6F5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5E2BEE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674F9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08530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70B52BE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1614C0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CAD80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671B39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1A66C2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33F26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8BB6D5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95ED9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D0D2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.unsetUserField</w:t>
      </w:r>
      <w:proofErr w:type="spellEnd"/>
      <w:r w:rsidRPr="00754C77">
        <w:rPr>
          <w:rFonts w:eastAsia="Times New Roman" w:cs="Arial"/>
          <w:color w:val="000000"/>
          <w:sz w:val="20"/>
          <w:szCs w:val="20"/>
          <w:lang w:eastAsia="pt-BR"/>
        </w:rPr>
        <w:t xml:space="preserve"> = (Parse) =&gt; {</w:t>
      </w:r>
    </w:p>
    <w:p w14:paraId="041CFC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70A761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176054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userQuery.equalTo</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objectId</w:t>
      </w:r>
      <w:proofErr w:type="spellEnd"/>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roofErr w:type="spellEnd"/>
      <w:r w:rsidRPr="00754C77">
        <w:rPr>
          <w:rFonts w:eastAsia="Times New Roman" w:cs="Arial"/>
          <w:color w:val="000000"/>
          <w:sz w:val="20"/>
          <w:szCs w:val="20"/>
          <w:lang w:eastAsia="pt-BR"/>
        </w:rPr>
        <w:t>);</w:t>
      </w:r>
    </w:p>
    <w:p w14:paraId="65A2022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13398F8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2243DD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2085E4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userToUpdate.unset</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request.params</w:t>
      </w:r>
      <w:proofErr w:type="gramEnd"/>
      <w:r w:rsidRPr="00351650">
        <w:rPr>
          <w:rFonts w:eastAsia="Times New Roman" w:cs="Arial"/>
          <w:color w:val="000000"/>
          <w:sz w:val="20"/>
          <w:szCs w:val="20"/>
          <w:lang w:val="en-US" w:eastAsia="pt-BR"/>
        </w:rPr>
        <w:t>.field</w:t>
      </w:r>
      <w:proofErr w:type="spellEnd"/>
      <w:r w:rsidRPr="00351650">
        <w:rPr>
          <w:rFonts w:eastAsia="Times New Roman" w:cs="Arial"/>
          <w:color w:val="000000"/>
          <w:sz w:val="20"/>
          <w:szCs w:val="20"/>
          <w:lang w:val="en-US" w:eastAsia="pt-BR"/>
        </w:rPr>
        <w:t>);</w:t>
      </w:r>
    </w:p>
    <w:p w14:paraId="4BA067C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userToUpdate.save</w:t>
      </w:r>
      <w:proofErr w:type="spellEnd"/>
      <w:r w:rsidRPr="00351650">
        <w:rPr>
          <w:rFonts w:eastAsia="Times New Roman" w:cs="Arial"/>
          <w:color w:val="000000"/>
          <w:sz w:val="20"/>
          <w:szCs w:val="20"/>
          <w:lang w:val="en-US" w:eastAsia="pt-BR"/>
        </w:rPr>
        <w:t>(null, {</w:t>
      </w:r>
      <w:proofErr w:type="spellStart"/>
      <w:proofErr w:type="gramStart"/>
      <w:r w:rsidRPr="00351650">
        <w:rPr>
          <w:rFonts w:eastAsia="Times New Roman" w:cs="Arial"/>
          <w:color w:val="000000"/>
          <w:sz w:val="20"/>
          <w:szCs w:val="20"/>
          <w:lang w:val="en-US" w:eastAsia="pt-BR"/>
        </w:rPr>
        <w:t>useMasterKey:true</w:t>
      </w:r>
      <w:proofErr w:type="spellEnd"/>
      <w:proofErr w:type="gramEnd"/>
      <w:r w:rsidRPr="00351650">
        <w:rPr>
          <w:rFonts w:eastAsia="Times New Roman" w:cs="Arial"/>
          <w:color w:val="000000"/>
          <w:sz w:val="20"/>
          <w:szCs w:val="20"/>
          <w:lang w:val="en-US" w:eastAsia="pt-BR"/>
        </w:rPr>
        <w:t>})</w:t>
      </w:r>
    </w:p>
    <w:p w14:paraId="63B90F3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4D8A4C8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w:t>
      </w:r>
    </w:p>
    <w:p w14:paraId="4DA5FDA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400D5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5EFCDD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25D7DB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FC2A7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8F4EFE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27A4CD0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85B853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A13C90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141512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076063C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7E020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C5B41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w:t>
      </w:r>
    </w:p>
    <w:p w14:paraId="23F7D69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5F07A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.registerUser</w:t>
      </w:r>
      <w:proofErr w:type="spellEnd"/>
      <w:r w:rsidRPr="00754C77">
        <w:rPr>
          <w:rFonts w:eastAsia="Times New Roman" w:cs="Arial"/>
          <w:color w:val="000000"/>
          <w:sz w:val="20"/>
          <w:szCs w:val="20"/>
          <w:lang w:eastAsia="pt-BR"/>
        </w:rPr>
        <w:t xml:space="preserve"> = (Parse) =&gt; {</w:t>
      </w:r>
    </w:p>
    <w:p w14:paraId="25A604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CF9B82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request.params.username</w:t>
      </w:r>
      <w:proofErr w:type="spellEnd"/>
      <w:r w:rsidRPr="00351650">
        <w:rPr>
          <w:rFonts w:eastAsia="Times New Roman" w:cs="Arial"/>
          <w:color w:val="000000"/>
          <w:sz w:val="20"/>
          <w:szCs w:val="20"/>
          <w:lang w:val="en-US" w:eastAsia="pt-BR"/>
        </w:rPr>
        <w:t xml:space="preserve"> == undefined ||</w:t>
      </w:r>
    </w:p>
    <w:p w14:paraId="431AE9F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.password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7A8F7A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6D64406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3A06D1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request.params.name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32A137D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 xml:space="preserve">(400, "Usuario precisa de </w:t>
      </w:r>
      <w:proofErr w:type="spellStart"/>
      <w:r w:rsidRPr="00754C77">
        <w:rPr>
          <w:rFonts w:eastAsia="Times New Roman" w:cs="Arial"/>
          <w:color w:val="000000"/>
          <w:sz w:val="20"/>
          <w:szCs w:val="20"/>
          <w:lang w:eastAsia="pt-BR"/>
        </w:rPr>
        <w:t>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password</w:t>
      </w:r>
      <w:proofErr w:type="spellEnd"/>
      <w:r w:rsidRPr="00754C77">
        <w:rPr>
          <w:rFonts w:eastAsia="Times New Roman" w:cs="Arial"/>
          <w:color w:val="000000"/>
          <w:sz w:val="20"/>
          <w:szCs w:val="20"/>
          <w:lang w:eastAsia="pt-BR"/>
        </w:rPr>
        <w:t xml:space="preserve">, interface, </w:t>
      </w:r>
      <w:proofErr w:type="spellStart"/>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e name");</w:t>
      </w:r>
    </w:p>
    <w:p w14:paraId="6DE7AF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4AB29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user = new </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08B267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user.set</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request.params.username</w:t>
      </w:r>
      <w:proofErr w:type="spellEnd"/>
      <w:r w:rsidRPr="00754C77">
        <w:rPr>
          <w:rFonts w:eastAsia="Times New Roman" w:cs="Arial"/>
          <w:color w:val="000000"/>
          <w:sz w:val="20"/>
          <w:szCs w:val="20"/>
          <w:lang w:eastAsia="pt-BR"/>
        </w:rPr>
        <w:t>);</w:t>
      </w:r>
    </w:p>
    <w:p w14:paraId="3F295FD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"password", </w:t>
      </w:r>
      <w:proofErr w:type="spellStart"/>
      <w:r w:rsidRPr="00351650">
        <w:rPr>
          <w:rFonts w:eastAsia="Times New Roman" w:cs="Arial"/>
          <w:color w:val="000000"/>
          <w:sz w:val="20"/>
          <w:szCs w:val="20"/>
          <w:lang w:val="en-US" w:eastAsia="pt-BR"/>
        </w:rPr>
        <w:t>request.params.password</w:t>
      </w:r>
      <w:proofErr w:type="spellEnd"/>
      <w:r w:rsidRPr="00351650">
        <w:rPr>
          <w:rFonts w:eastAsia="Times New Roman" w:cs="Arial"/>
          <w:color w:val="000000"/>
          <w:sz w:val="20"/>
          <w:szCs w:val="20"/>
          <w:lang w:val="en-US" w:eastAsia="pt-BR"/>
        </w:rPr>
        <w:t>);</w:t>
      </w:r>
    </w:p>
    <w:p w14:paraId="314E21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user.set</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request.params.interface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1D6D00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"name", request.params.name);</w:t>
      </w:r>
    </w:p>
    <w:p w14:paraId="79BD93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C30C4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user.signUp</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null</w:t>
      </w:r>
      <w:proofErr w:type="spellEnd"/>
      <w:r w:rsidRPr="00754C77">
        <w:rPr>
          <w:rFonts w:eastAsia="Times New Roman" w:cs="Arial"/>
          <w:color w:val="000000"/>
          <w:sz w:val="20"/>
          <w:szCs w:val="20"/>
          <w:lang w:eastAsia="pt-BR"/>
        </w:rPr>
        <w:t>)</w:t>
      </w:r>
    </w:p>
    <w:p w14:paraId="6DBA897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newUser</w:t>
      </w:r>
      <w:proofErr w:type="spellEnd"/>
      <w:r w:rsidRPr="00754C77">
        <w:rPr>
          <w:rFonts w:eastAsia="Times New Roman" w:cs="Arial"/>
          <w:color w:val="000000"/>
          <w:sz w:val="20"/>
          <w:szCs w:val="20"/>
          <w:lang w:eastAsia="pt-BR"/>
        </w:rPr>
        <w:t>) =&gt; {</w:t>
      </w:r>
    </w:p>
    <w:p w14:paraId="283837F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Parse);</w:t>
      </w:r>
    </w:p>
    <w:p w14:paraId="0FC8500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newUser</w:t>
      </w:r>
      <w:proofErr w:type="spellEnd"/>
      <w:r w:rsidRPr="00754C77">
        <w:rPr>
          <w:rFonts w:eastAsia="Times New Roman" w:cs="Arial"/>
          <w:color w:val="000000"/>
          <w:sz w:val="20"/>
          <w:szCs w:val="20"/>
          <w:lang w:eastAsia="pt-BR"/>
        </w:rPr>
        <w:t xml:space="preserve"> });</w:t>
      </w:r>
    </w:p>
    <w:p w14:paraId="12B21C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FEB73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.catch</w:t>
      </w:r>
      <w:proofErr w:type="gramEnd"/>
      <w:r w:rsidRPr="00351650">
        <w:rPr>
          <w:rFonts w:eastAsia="Times New Roman" w:cs="Arial"/>
          <w:color w:val="000000"/>
          <w:sz w:val="20"/>
          <w:szCs w:val="20"/>
          <w:lang w:val="en-US" w:eastAsia="pt-BR"/>
        </w:rPr>
        <w:t xml:space="preserve">((err) =&gt; </w:t>
      </w:r>
      <w:proofErr w:type="spellStart"/>
      <w:r w:rsidRPr="00351650">
        <w:rPr>
          <w:rFonts w:eastAsia="Times New Roman" w:cs="Arial"/>
          <w:color w:val="000000"/>
          <w:sz w:val="20"/>
          <w:szCs w:val="20"/>
          <w:lang w:val="en-US" w:eastAsia="pt-BR"/>
        </w:rPr>
        <w:t>response.error</w:t>
      </w:r>
      <w:proofErr w:type="spellEnd"/>
      <w:r w:rsidRPr="00351650">
        <w:rPr>
          <w:rFonts w:eastAsia="Times New Roman" w:cs="Arial"/>
          <w:color w:val="000000"/>
          <w:sz w:val="20"/>
          <w:szCs w:val="20"/>
          <w:lang w:val="en-US" w:eastAsia="pt-BR"/>
        </w:rPr>
        <w:t>(err));</w:t>
      </w:r>
    </w:p>
    <w:p w14:paraId="27C7E9A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B5BDE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E63450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15C44B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.loginUser</w:t>
      </w:r>
      <w:proofErr w:type="spellEnd"/>
      <w:r w:rsidRPr="00754C77">
        <w:rPr>
          <w:rFonts w:eastAsia="Times New Roman" w:cs="Arial"/>
          <w:color w:val="000000"/>
          <w:sz w:val="20"/>
          <w:szCs w:val="20"/>
          <w:lang w:eastAsia="pt-BR"/>
        </w:rPr>
        <w:t xml:space="preserve"> = (Parse) =&gt; {</w:t>
      </w:r>
    </w:p>
    <w:p w14:paraId="5BC4B6C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24A601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Parse.User.logIn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request.params.username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request.params.password</w:t>
      </w:r>
      <w:proofErr w:type="spellEnd"/>
      <w:r w:rsidRPr="00754C77">
        <w:rPr>
          <w:rFonts w:eastAsia="Times New Roman" w:cs="Arial"/>
          <w:color w:val="000000"/>
          <w:sz w:val="20"/>
          <w:szCs w:val="20"/>
          <w:lang w:eastAsia="pt-BR"/>
        </w:rPr>
        <w:t>)</w:t>
      </w:r>
    </w:p>
    <w:p w14:paraId="0FA6F1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((user) =&gt; {</w:t>
      </w:r>
    </w:p>
    <w:p w14:paraId="1295E88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Parse);</w:t>
      </w:r>
    </w:p>
    <w:p w14:paraId="1C05AA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user.toJSON</w:t>
      </w:r>
      <w:proofErr w:type="spellEnd"/>
      <w:r w:rsidRPr="00754C77">
        <w:rPr>
          <w:rFonts w:eastAsia="Times New Roman" w:cs="Arial"/>
          <w:color w:val="000000"/>
          <w:sz w:val="20"/>
          <w:szCs w:val="20"/>
          <w:lang w:eastAsia="pt-BR"/>
        </w:rPr>
        <w:t>() });</w:t>
      </w:r>
    </w:p>
    <w:p w14:paraId="205E70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203CF1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.catch</w:t>
      </w:r>
      <w:proofErr w:type="gramEnd"/>
      <w:r w:rsidRPr="00351650">
        <w:rPr>
          <w:rFonts w:eastAsia="Times New Roman" w:cs="Arial"/>
          <w:color w:val="000000"/>
          <w:sz w:val="20"/>
          <w:szCs w:val="20"/>
          <w:lang w:val="en-US" w:eastAsia="pt-BR"/>
        </w:rPr>
        <w:t xml:space="preserve">((err) =&gt; </w:t>
      </w:r>
      <w:proofErr w:type="spellStart"/>
      <w:r w:rsidRPr="00351650">
        <w:rPr>
          <w:rFonts w:eastAsia="Times New Roman" w:cs="Arial"/>
          <w:color w:val="000000"/>
          <w:sz w:val="20"/>
          <w:szCs w:val="20"/>
          <w:lang w:val="en-US" w:eastAsia="pt-BR"/>
        </w:rPr>
        <w:t>response.error</w:t>
      </w:r>
      <w:proofErr w:type="spellEnd"/>
      <w:r w:rsidRPr="00351650">
        <w:rPr>
          <w:rFonts w:eastAsia="Times New Roman" w:cs="Arial"/>
          <w:color w:val="000000"/>
          <w:sz w:val="20"/>
          <w:szCs w:val="20"/>
          <w:lang w:val="en-US" w:eastAsia="pt-BR"/>
        </w:rPr>
        <w:t>(err));</w:t>
      </w:r>
    </w:p>
    <w:p w14:paraId="472C686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0DAE9A2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E5C965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10189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.setContext</w:t>
      </w:r>
      <w:proofErr w:type="spellEnd"/>
      <w:r w:rsidRPr="00754C77">
        <w:rPr>
          <w:rFonts w:eastAsia="Times New Roman" w:cs="Arial"/>
          <w:color w:val="000000"/>
          <w:sz w:val="20"/>
          <w:szCs w:val="20"/>
          <w:lang w:eastAsia="pt-BR"/>
        </w:rPr>
        <w:t xml:space="preserve"> = (Parse) =&gt; {</w:t>
      </w:r>
    </w:p>
    <w:p w14:paraId="7315845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1B82FAB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request.params.interface</w:t>
      </w:r>
      <w:proofErr w:type="spellEnd"/>
      <w:r w:rsidRPr="00351650">
        <w:rPr>
          <w:rFonts w:eastAsia="Times New Roman" w:cs="Arial"/>
          <w:color w:val="000000"/>
          <w:sz w:val="20"/>
          <w:szCs w:val="20"/>
          <w:lang w:val="en-US" w:eastAsia="pt-BR"/>
        </w:rPr>
        <w:t xml:space="preserve"> == undefined ||</w:t>
      </w:r>
    </w:p>
    <w:p w14:paraId="0AD9E55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643F71A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.context</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70F6E4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 xml:space="preserve">(400, "Precisa de interface, </w:t>
      </w:r>
      <w:proofErr w:type="spellStart"/>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e Context");</w:t>
      </w:r>
    </w:p>
    <w:p w14:paraId="4A99EFF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97E93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let Context = </w:t>
      </w:r>
      <w:proofErr w:type="spellStart"/>
      <w:proofErr w:type="gramStart"/>
      <w:r w:rsidRPr="00351650">
        <w:rPr>
          <w:rFonts w:eastAsia="Times New Roman" w:cs="Arial"/>
          <w:color w:val="000000"/>
          <w:sz w:val="20"/>
          <w:szCs w:val="20"/>
          <w:lang w:val="en-US" w:eastAsia="pt-BR"/>
        </w:rPr>
        <w:t>Parse.Object.extend</w:t>
      </w:r>
      <w:proofErr w:type="spellEnd"/>
      <w:proofErr w:type="gramEnd"/>
      <w:r w:rsidRPr="00351650">
        <w:rPr>
          <w:rFonts w:eastAsia="Times New Roman" w:cs="Arial"/>
          <w:color w:val="000000"/>
          <w:sz w:val="20"/>
          <w:szCs w:val="20"/>
          <w:lang w:val="en-US" w:eastAsia="pt-BR"/>
        </w:rPr>
        <w:t>('Context');</w:t>
      </w:r>
    </w:p>
    <w:p w14:paraId="74DAC0F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contextQuery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(Context);</w:t>
      </w:r>
    </w:p>
    <w:p w14:paraId="0728A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let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myContext</w:t>
      </w:r>
      <w:proofErr w:type="spellEnd"/>
      <w:r w:rsidRPr="00754C77">
        <w:rPr>
          <w:rFonts w:eastAsia="Times New Roman" w:cs="Arial"/>
          <w:color w:val="000000"/>
          <w:sz w:val="20"/>
          <w:szCs w:val="20"/>
          <w:lang w:eastAsia="pt-BR"/>
        </w:rPr>
        <w:t xml:space="preserve"> = new Context();</w:t>
      </w:r>
    </w:p>
    <w:p w14:paraId="3EC897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contextQuery.equalTo</w:t>
      </w:r>
      <w:proofErr w:type="spellEnd"/>
      <w:r w:rsidRPr="00754C77">
        <w:rPr>
          <w:rFonts w:eastAsia="Times New Roman" w:cs="Arial"/>
          <w:color w:val="000000"/>
          <w:sz w:val="20"/>
          <w:szCs w:val="20"/>
          <w:lang w:eastAsia="pt-BR"/>
        </w:rPr>
        <w:t>(</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307516B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contextQuery.first</w:t>
      </w:r>
      <w:proofErr w:type="spellEnd"/>
      <w:r w:rsidRPr="00754C77">
        <w:rPr>
          <w:rFonts w:eastAsia="Times New Roman" w:cs="Arial"/>
          <w:color w:val="000000"/>
          <w:sz w:val="20"/>
          <w:szCs w:val="20"/>
          <w:lang w:eastAsia="pt-BR"/>
        </w:rPr>
        <w:t>()</w:t>
      </w:r>
    </w:p>
    <w:p w14:paraId="16F5A3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 xml:space="preserve"> =&gt; {</w:t>
      </w:r>
    </w:p>
    <w:p w14:paraId="6887AB7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w:t>
      </w:r>
    </w:p>
    <w:p w14:paraId="37CA389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w:t>
      </w:r>
      <w:proofErr w:type="spellEnd"/>
      <w:proofErr w:type="gram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w:t>
      </w:r>
    </w:p>
    <w:p w14:paraId="63EAE24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44F8D3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myContext.set</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request.params.interface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18D7D2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AB18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myContext.set</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 xml:space="preserve">"context", </w:t>
      </w:r>
      <w:proofErr w:type="spellStart"/>
      <w:r w:rsidRPr="00754C77">
        <w:rPr>
          <w:rFonts w:eastAsia="Times New Roman" w:cs="Arial"/>
          <w:color w:val="000000"/>
          <w:sz w:val="20"/>
          <w:szCs w:val="20"/>
          <w:lang w:eastAsia="pt-BR"/>
        </w:rPr>
        <w:t>request.params.context</w:t>
      </w:r>
      <w:proofErr w:type="spellEnd"/>
      <w:r w:rsidRPr="00754C77">
        <w:rPr>
          <w:rFonts w:eastAsia="Times New Roman" w:cs="Arial"/>
          <w:color w:val="000000"/>
          <w:sz w:val="20"/>
          <w:szCs w:val="20"/>
          <w:lang w:eastAsia="pt-BR"/>
        </w:rPr>
        <w:t>);</w:t>
      </w:r>
    </w:p>
    <w:p w14:paraId="00C898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942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myContext.save</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null</w:t>
      </w:r>
      <w:proofErr w:type="spellEnd"/>
      <w:r w:rsidRPr="00754C77">
        <w:rPr>
          <w:rFonts w:eastAsia="Times New Roman" w:cs="Arial"/>
          <w:color w:val="000000"/>
          <w:sz w:val="20"/>
          <w:szCs w:val="20"/>
          <w:lang w:eastAsia="pt-BR"/>
        </w:rPr>
        <w:t>)</w:t>
      </w:r>
    </w:p>
    <w:p w14:paraId="10282B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newContext</w:t>
      </w:r>
      <w:proofErr w:type="spellEnd"/>
      <w:r w:rsidRPr="00754C77">
        <w:rPr>
          <w:rFonts w:eastAsia="Times New Roman" w:cs="Arial"/>
          <w:color w:val="000000"/>
          <w:sz w:val="20"/>
          <w:szCs w:val="20"/>
          <w:lang w:eastAsia="pt-BR"/>
        </w:rPr>
        <w:t xml:space="preserve"> =&gt; {</w:t>
      </w:r>
    </w:p>
    <w:p w14:paraId="701B0DC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newContext</w:t>
      </w:r>
      <w:proofErr w:type="spellEnd"/>
      <w:r w:rsidRPr="00754C77">
        <w:rPr>
          <w:rFonts w:eastAsia="Times New Roman" w:cs="Arial"/>
          <w:color w:val="000000"/>
          <w:sz w:val="20"/>
          <w:szCs w:val="20"/>
          <w:lang w:eastAsia="pt-BR"/>
        </w:rPr>
        <w:t>});</w:t>
      </w:r>
    </w:p>
    <w:p w14:paraId="58EBAB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24CB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2948A2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47856C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971B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0DDE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30FF58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464C00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B59C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32D9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FC383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A9D3B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.getContextByInterfaceId</w:t>
      </w:r>
      <w:proofErr w:type="spellEnd"/>
      <w:r w:rsidRPr="00754C77">
        <w:rPr>
          <w:rFonts w:eastAsia="Times New Roman" w:cs="Arial"/>
          <w:color w:val="000000"/>
          <w:sz w:val="20"/>
          <w:szCs w:val="20"/>
          <w:lang w:eastAsia="pt-BR"/>
        </w:rPr>
        <w:t xml:space="preserve"> = (Parse) =&gt; {</w:t>
      </w:r>
    </w:p>
    <w:p w14:paraId="1D01C94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8930F0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let Context = </w:t>
      </w:r>
      <w:proofErr w:type="spellStart"/>
      <w:proofErr w:type="gramStart"/>
      <w:r w:rsidRPr="00351650">
        <w:rPr>
          <w:rFonts w:eastAsia="Times New Roman" w:cs="Arial"/>
          <w:color w:val="000000"/>
          <w:sz w:val="20"/>
          <w:szCs w:val="20"/>
          <w:lang w:val="en-US" w:eastAsia="pt-BR"/>
        </w:rPr>
        <w:t>Parse.Object.extend</w:t>
      </w:r>
      <w:proofErr w:type="spellEnd"/>
      <w:proofErr w:type="gramEnd"/>
      <w:r w:rsidRPr="00351650">
        <w:rPr>
          <w:rFonts w:eastAsia="Times New Roman" w:cs="Arial"/>
          <w:color w:val="000000"/>
          <w:sz w:val="20"/>
          <w:szCs w:val="20"/>
          <w:lang w:val="en-US" w:eastAsia="pt-BR"/>
        </w:rPr>
        <w:t>('Context');</w:t>
      </w:r>
    </w:p>
    <w:p w14:paraId="6CB3FA1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contextQuery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(Context);</w:t>
      </w:r>
    </w:p>
    <w:p w14:paraId="4F8D7A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contextQuery.equalTo</w:t>
      </w:r>
      <w:proofErr w:type="spellEnd"/>
      <w:r w:rsidRPr="00754C77">
        <w:rPr>
          <w:rFonts w:eastAsia="Times New Roman" w:cs="Arial"/>
          <w:color w:val="000000"/>
          <w:sz w:val="20"/>
          <w:szCs w:val="20"/>
          <w:lang w:eastAsia="pt-BR"/>
        </w:rPr>
        <w:t>(</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01ABF0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contextQuery.first</w:t>
      </w:r>
      <w:proofErr w:type="spellEnd"/>
      <w:r w:rsidRPr="00754C77">
        <w:rPr>
          <w:rFonts w:eastAsia="Times New Roman" w:cs="Arial"/>
          <w:color w:val="000000"/>
          <w:sz w:val="20"/>
          <w:szCs w:val="20"/>
          <w:lang w:eastAsia="pt-BR"/>
        </w:rPr>
        <w:t>()</w:t>
      </w:r>
    </w:p>
    <w:p w14:paraId="3C24C85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contextToFind</w:t>
      </w:r>
      <w:proofErr w:type="spellEnd"/>
      <w:r w:rsidRPr="00754C77">
        <w:rPr>
          <w:rFonts w:eastAsia="Times New Roman" w:cs="Arial"/>
          <w:color w:val="000000"/>
          <w:sz w:val="20"/>
          <w:szCs w:val="20"/>
          <w:lang w:eastAsia="pt-BR"/>
        </w:rPr>
        <w:t xml:space="preserve"> =&gt; {</w:t>
      </w:r>
    </w:p>
    <w:p w14:paraId="6A266C2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contextToFind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w:t>
      </w:r>
    </w:p>
    <w:p w14:paraId="5F0EF3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contextToFind.toJSON</w:t>
      </w:r>
      <w:proofErr w:type="spellEnd"/>
      <w:r w:rsidRPr="00754C77">
        <w:rPr>
          <w:rFonts w:eastAsia="Times New Roman" w:cs="Arial"/>
          <w:color w:val="000000"/>
          <w:sz w:val="20"/>
          <w:szCs w:val="20"/>
          <w:lang w:eastAsia="pt-BR"/>
        </w:rPr>
        <w:t>()});</w:t>
      </w:r>
    </w:p>
    <w:p w14:paraId="5B92C56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28AB0C8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"Context não encontrado");</w:t>
      </w:r>
    </w:p>
    <w:p w14:paraId="450B8AC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6D7CCE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FDDC21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796BE15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AAFCF1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5A8B08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3387DDB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E5281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.removeStoredPasswords</w:t>
      </w:r>
      <w:proofErr w:type="spellEnd"/>
      <w:r w:rsidRPr="00754C77">
        <w:rPr>
          <w:rFonts w:eastAsia="Times New Roman" w:cs="Arial"/>
          <w:color w:val="000000"/>
          <w:sz w:val="20"/>
          <w:szCs w:val="20"/>
          <w:lang w:eastAsia="pt-BR"/>
        </w:rPr>
        <w:t xml:space="preserve"> = (Parse) =&gt; {</w:t>
      </w:r>
    </w:p>
    <w:p w14:paraId="3E32ECF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status) =&gt; {</w:t>
      </w:r>
    </w:p>
    <w:p w14:paraId="42BAD5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date = new Date();</w:t>
      </w:r>
    </w:p>
    <w:p w14:paraId="149C267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timeNow</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date.getTime</w:t>
      </w:r>
      <w:proofErr w:type="spellEnd"/>
      <w:r w:rsidRPr="00754C77">
        <w:rPr>
          <w:rFonts w:eastAsia="Times New Roman" w:cs="Arial"/>
          <w:color w:val="000000"/>
          <w:sz w:val="20"/>
          <w:szCs w:val="20"/>
          <w:lang w:eastAsia="pt-BR"/>
        </w:rPr>
        <w:t>();</w:t>
      </w:r>
    </w:p>
    <w:p w14:paraId="457CCD8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intervalOfTime</w:t>
      </w:r>
      <w:proofErr w:type="spellEnd"/>
      <w:r w:rsidRPr="00351650">
        <w:rPr>
          <w:rFonts w:eastAsia="Times New Roman" w:cs="Arial"/>
          <w:color w:val="000000"/>
          <w:sz w:val="20"/>
          <w:szCs w:val="20"/>
          <w:lang w:val="en-US" w:eastAsia="pt-BR"/>
        </w:rPr>
        <w:t xml:space="preserve"> = 24*60*60*</w:t>
      </w:r>
      <w:proofErr w:type="gramStart"/>
      <w:r w:rsidRPr="00351650">
        <w:rPr>
          <w:rFonts w:eastAsia="Times New Roman" w:cs="Arial"/>
          <w:color w:val="000000"/>
          <w:sz w:val="20"/>
          <w:szCs w:val="20"/>
          <w:lang w:val="en-US" w:eastAsia="pt-BR"/>
        </w:rPr>
        <w:t>1000;  /</w:t>
      </w:r>
      <w:proofErr w:type="gramEnd"/>
      <w:r w:rsidRPr="00351650">
        <w:rPr>
          <w:rFonts w:eastAsia="Times New Roman" w:cs="Arial"/>
          <w:color w:val="000000"/>
          <w:sz w:val="20"/>
          <w:szCs w:val="20"/>
          <w:lang w:val="en-US" w:eastAsia="pt-BR"/>
        </w:rPr>
        <w:t>/ the time set is 24 hours in milliseconds</w:t>
      </w:r>
    </w:p>
    <w:p w14:paraId="5FE6225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timeThen</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timeNow</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intervalOfTime</w:t>
      </w:r>
      <w:proofErr w:type="spellEnd"/>
      <w:r w:rsidRPr="00754C77">
        <w:rPr>
          <w:rFonts w:eastAsia="Times New Roman" w:cs="Arial"/>
          <w:color w:val="000000"/>
          <w:sz w:val="20"/>
          <w:szCs w:val="20"/>
          <w:lang w:eastAsia="pt-BR"/>
        </w:rPr>
        <w:t>;</w:t>
      </w:r>
    </w:p>
    <w:p w14:paraId="1ABF489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75036B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Limit</w:t>
      </w:r>
      <w:proofErr w:type="spellEnd"/>
      <w:r w:rsidRPr="00754C77">
        <w:rPr>
          <w:rFonts w:eastAsia="Times New Roman" w:cs="Arial"/>
          <w:color w:val="000000"/>
          <w:sz w:val="20"/>
          <w:szCs w:val="20"/>
          <w:lang w:eastAsia="pt-BR"/>
        </w:rPr>
        <w:t xml:space="preserve"> date</w:t>
      </w:r>
    </w:p>
    <w:p w14:paraId="1B5032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queryDate</w:t>
      </w:r>
      <w:proofErr w:type="spellEnd"/>
      <w:r w:rsidRPr="00754C77">
        <w:rPr>
          <w:rFonts w:eastAsia="Times New Roman" w:cs="Arial"/>
          <w:color w:val="000000"/>
          <w:sz w:val="20"/>
          <w:szCs w:val="20"/>
          <w:lang w:eastAsia="pt-BR"/>
        </w:rPr>
        <w:t xml:space="preserve"> = new Date();</w:t>
      </w:r>
    </w:p>
    <w:p w14:paraId="6EB5A8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queryDate.setTime</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timeThen</w:t>
      </w:r>
      <w:proofErr w:type="spellEnd"/>
      <w:r w:rsidRPr="00754C77">
        <w:rPr>
          <w:rFonts w:eastAsia="Times New Roman" w:cs="Arial"/>
          <w:color w:val="000000"/>
          <w:sz w:val="20"/>
          <w:szCs w:val="20"/>
          <w:lang w:eastAsia="pt-BR"/>
        </w:rPr>
        <w:t>);</w:t>
      </w:r>
    </w:p>
    <w:p w14:paraId="4A0204E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A82755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 Will query all users then check for '_password' on fields and unset all</w:t>
      </w:r>
    </w:p>
    <w:p w14:paraId="09DD8F7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query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13D656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query.find</w:t>
      </w:r>
      <w:proofErr w:type="spellEnd"/>
      <w:proofErr w:type="gramEnd"/>
      <w:r w:rsidRPr="00754C77">
        <w:rPr>
          <w:rFonts w:eastAsia="Times New Roman" w:cs="Arial"/>
          <w:color w:val="000000"/>
          <w:sz w:val="20"/>
          <w:szCs w:val="20"/>
          <w:lang w:eastAsia="pt-BR"/>
        </w:rPr>
        <w:t>()</w:t>
      </w:r>
    </w:p>
    <w:p w14:paraId="20D2660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result</w:t>
      </w:r>
      <w:proofErr w:type="spellEnd"/>
      <w:r w:rsidRPr="00754C77">
        <w:rPr>
          <w:rFonts w:eastAsia="Times New Roman" w:cs="Arial"/>
          <w:color w:val="000000"/>
          <w:sz w:val="20"/>
          <w:szCs w:val="20"/>
          <w:lang w:eastAsia="pt-BR"/>
        </w:rPr>
        <w:t xml:space="preserve"> =&gt; {</w:t>
      </w:r>
    </w:p>
    <w:p w14:paraId="42A09B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result.forEach</w:t>
      </w:r>
      <w:proofErr w:type="spellEnd"/>
      <w:proofErr w:type="gramEnd"/>
      <w:r w:rsidRPr="00754C77">
        <w:rPr>
          <w:rFonts w:eastAsia="Times New Roman" w:cs="Arial"/>
          <w:color w:val="000000"/>
          <w:sz w:val="20"/>
          <w:szCs w:val="20"/>
          <w:lang w:eastAsia="pt-BR"/>
        </w:rPr>
        <w:t>(user =&gt; {</w:t>
      </w:r>
    </w:p>
    <w:p w14:paraId="2669BF6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Object.keys</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user.attributes</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forEach</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attr</w:t>
      </w:r>
      <w:proofErr w:type="spellEnd"/>
      <w:r w:rsidRPr="00351650">
        <w:rPr>
          <w:rFonts w:eastAsia="Times New Roman" w:cs="Arial"/>
          <w:color w:val="000000"/>
          <w:sz w:val="20"/>
          <w:szCs w:val="20"/>
          <w:lang w:val="en-US" w:eastAsia="pt-BR"/>
        </w:rPr>
        <w:t xml:space="preserve"> =&gt; {</w:t>
      </w:r>
    </w:p>
    <w:p w14:paraId="41E1BA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w:t>
      </w:r>
      <w:proofErr w:type="spellStart"/>
      <w:proofErr w:type="gramStart"/>
      <w:r w:rsidRPr="00351650">
        <w:rPr>
          <w:rFonts w:eastAsia="Times New Roman" w:cs="Arial"/>
          <w:color w:val="000000"/>
          <w:sz w:val="20"/>
          <w:szCs w:val="20"/>
          <w:lang w:val="en-US" w:eastAsia="pt-BR"/>
        </w:rPr>
        <w:t>attr.includes</w:t>
      </w:r>
      <w:proofErr w:type="spellEnd"/>
      <w:proofErr w:type="gramEnd"/>
      <w:r w:rsidRPr="00351650">
        <w:rPr>
          <w:rFonts w:eastAsia="Times New Roman" w:cs="Arial"/>
          <w:color w:val="000000"/>
          <w:sz w:val="20"/>
          <w:szCs w:val="20"/>
          <w:lang w:val="en-US" w:eastAsia="pt-BR"/>
        </w:rPr>
        <w:t>('_password'))</w:t>
      </w:r>
    </w:p>
    <w:p w14:paraId="0BAF1F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user.unset</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attr</w:t>
      </w:r>
      <w:proofErr w:type="spellEnd"/>
      <w:r w:rsidRPr="00754C77">
        <w:rPr>
          <w:rFonts w:eastAsia="Times New Roman" w:cs="Arial"/>
          <w:color w:val="000000"/>
          <w:sz w:val="20"/>
          <w:szCs w:val="20"/>
          <w:lang w:eastAsia="pt-BR"/>
        </w:rPr>
        <w:t>);</w:t>
      </w:r>
    </w:p>
    <w:p w14:paraId="586470D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04AA34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user.save</w:t>
      </w:r>
      <w:proofErr w:type="spellEnd"/>
      <w:proofErr w:type="gramEnd"/>
      <w:r w:rsidRPr="00351650">
        <w:rPr>
          <w:rFonts w:eastAsia="Times New Roman" w:cs="Arial"/>
          <w:color w:val="000000"/>
          <w:sz w:val="20"/>
          <w:szCs w:val="20"/>
          <w:lang w:val="en-US" w:eastAsia="pt-BR"/>
        </w:rPr>
        <w:t>(null, {</w:t>
      </w:r>
      <w:proofErr w:type="spellStart"/>
      <w:r w:rsidRPr="00351650">
        <w:rPr>
          <w:rFonts w:eastAsia="Times New Roman" w:cs="Arial"/>
          <w:color w:val="000000"/>
          <w:sz w:val="20"/>
          <w:szCs w:val="20"/>
          <w:lang w:val="en-US" w:eastAsia="pt-BR"/>
        </w:rPr>
        <w:t>useMasterKey:true</w:t>
      </w:r>
      <w:proofErr w:type="spellEnd"/>
      <w:r w:rsidRPr="00351650">
        <w:rPr>
          <w:rFonts w:eastAsia="Times New Roman" w:cs="Arial"/>
          <w:color w:val="000000"/>
          <w:sz w:val="20"/>
          <w:szCs w:val="20"/>
          <w:lang w:val="en-US" w:eastAsia="pt-BR"/>
        </w:rPr>
        <w:t>});</w:t>
      </w:r>
    </w:p>
    <w:p w14:paraId="6A65CDB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5E914B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status.success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'Senhas apagadas com sucesso' });</w:t>
      </w:r>
    </w:p>
    <w:p w14:paraId="06FB27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15C1D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roofErr w:type="spellStart"/>
      <w:r w:rsidRPr="00754C77">
        <w:rPr>
          <w:rFonts w:eastAsia="Times New Roman" w:cs="Arial"/>
          <w:color w:val="000000"/>
          <w:sz w:val="20"/>
          <w:szCs w:val="20"/>
          <w:lang w:eastAsia="pt-BR"/>
        </w:rPr>
        <w:t>status.error</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 500,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'Erro ao buscar </w:t>
      </w:r>
      <w:proofErr w:type="spellStart"/>
      <w:r w:rsidRPr="00754C77">
        <w:rPr>
          <w:rFonts w:eastAsia="Times New Roman" w:cs="Arial"/>
          <w:color w:val="000000"/>
          <w:sz w:val="20"/>
          <w:szCs w:val="20"/>
          <w:lang w:eastAsia="pt-BR"/>
        </w:rPr>
        <w:t>usuarios</w:t>
      </w:r>
      <w:proofErr w:type="spellEnd"/>
      <w:r w:rsidRPr="00754C77">
        <w:rPr>
          <w:rFonts w:eastAsia="Times New Roman" w:cs="Arial"/>
          <w:color w:val="000000"/>
          <w:sz w:val="20"/>
          <w:szCs w:val="20"/>
          <w:lang w:eastAsia="pt-BR"/>
        </w:rPr>
        <w:t>' }));</w:t>
      </w:r>
    </w:p>
    <w:p w14:paraId="19BA1DB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12A96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0BFC2D4" w14:textId="2DA47DCF" w:rsidR="00BF1684"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Fim do arquivo cloud-functions.js</w:t>
      </w:r>
    </w:p>
    <w:sectPr w:rsidR="00BF1684" w:rsidRPr="00754C77"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DC9574" w16cid:durableId="1F9CF4C1"/>
  <w16cid:commentId w16cid:paraId="61F34664" w16cid:durableId="1F9CF506"/>
  <w16cid:commentId w16cid:paraId="23622A7D" w16cid:durableId="1F9CF680"/>
  <w16cid:commentId w16cid:paraId="0E5B6B8E" w16cid:durableId="1F9CF6BA"/>
  <w16cid:commentId w16cid:paraId="11E272F2" w16cid:durableId="1F9CF71D"/>
  <w16cid:commentId w16cid:paraId="7583F9A4" w16cid:durableId="1F9D1849"/>
  <w16cid:commentId w16cid:paraId="51FB5DFD" w16cid:durableId="1F9D1887"/>
  <w16cid:commentId w16cid:paraId="08E9DF05" w16cid:durableId="1F9D18BE"/>
  <w16cid:commentId w16cid:paraId="4F91571E" w16cid:durableId="1F9D18D7"/>
  <w16cid:commentId w16cid:paraId="217286A2" w16cid:durableId="1F9D190D"/>
  <w16cid:commentId w16cid:paraId="39D3B56F" w16cid:durableId="1F9D193F"/>
  <w16cid:commentId w16cid:paraId="5E757F20" w16cid:durableId="1F9D19E9"/>
  <w16cid:commentId w16cid:paraId="4B2E3C66" w16cid:durableId="1F9D1A0D"/>
  <w16cid:commentId w16cid:paraId="48D126F9" w16cid:durableId="1F9D1A79"/>
  <w16cid:commentId w16cid:paraId="198C1426" w16cid:durableId="1F9D1B18"/>
  <w16cid:commentId w16cid:paraId="32CC9CD2" w16cid:durableId="1F9D1BEB"/>
  <w16cid:commentId w16cid:paraId="30ECB255" w16cid:durableId="1F9D1C61"/>
  <w16cid:commentId w16cid:paraId="36B16B27" w16cid:durableId="1F9D1CD4"/>
  <w16cid:commentId w16cid:paraId="2474DECF" w16cid:durableId="1F9D1D0F"/>
  <w16cid:commentId w16cid:paraId="7D70E054" w16cid:durableId="1F9D3BCC"/>
  <w16cid:commentId w16cid:paraId="44F25952" w16cid:durableId="1F9D3BF5"/>
  <w16cid:commentId w16cid:paraId="6C69D68D" w16cid:durableId="1F9E4C2A"/>
  <w16cid:commentId w16cid:paraId="2F90344C" w16cid:durableId="1F9E4C04"/>
  <w16cid:commentId w16cid:paraId="717A8E9A" w16cid:durableId="1F9E4C8A"/>
  <w16cid:commentId w16cid:paraId="196B33FF" w16cid:durableId="1F9E4CCA"/>
  <w16cid:commentId w16cid:paraId="3A915AA3" w16cid:durableId="1F9E4D38"/>
  <w16cid:commentId w16cid:paraId="55C93141" w16cid:durableId="1F9E4D69"/>
  <w16cid:commentId w16cid:paraId="136CCE8C" w16cid:durableId="1F9E4D7A"/>
  <w16cid:commentId w16cid:paraId="374D47E5" w16cid:durableId="1F9E4DBF"/>
  <w16cid:commentId w16cid:paraId="42EF6BFC" w16cid:durableId="1F9E4E12"/>
  <w16cid:commentId w16cid:paraId="6FC585FE" w16cid:durableId="1F9E4E3F"/>
  <w16cid:commentId w16cid:paraId="111C61E0" w16cid:durableId="1F9E4E8F"/>
  <w16cid:commentId w16cid:paraId="2AE5E53B" w16cid:durableId="1F9E4EBF"/>
  <w16cid:commentId w16cid:paraId="13B8CC72" w16cid:durableId="1F9E4F3A"/>
  <w16cid:commentId w16cid:paraId="7D17A577" w16cid:durableId="1F9E4FBA"/>
  <w16cid:commentId w16cid:paraId="2D5E075C" w16cid:durableId="1F9E50B9"/>
  <w16cid:commentId w16cid:paraId="62C3EA3F" w16cid:durableId="1F9E527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C3CB22" w14:textId="77777777" w:rsidR="00CB07D7" w:rsidRDefault="00CB07D7" w:rsidP="00BD2D5D">
      <w:pPr>
        <w:spacing w:line="240" w:lineRule="auto"/>
      </w:pPr>
      <w:r>
        <w:separator/>
      </w:r>
    </w:p>
  </w:endnote>
  <w:endnote w:type="continuationSeparator" w:id="0">
    <w:p w14:paraId="07C2D1A3" w14:textId="77777777" w:rsidR="00CB07D7" w:rsidRDefault="00CB07D7"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altName w:val="Calibri"/>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CBD430" w14:textId="77777777" w:rsidR="00CB07D7" w:rsidRDefault="00CB07D7" w:rsidP="00BD2D5D">
      <w:pPr>
        <w:spacing w:line="240" w:lineRule="auto"/>
      </w:pPr>
      <w:r>
        <w:separator/>
      </w:r>
    </w:p>
  </w:footnote>
  <w:footnote w:type="continuationSeparator" w:id="0">
    <w:p w14:paraId="37665355" w14:textId="77777777" w:rsidR="00CB07D7" w:rsidRDefault="00CB07D7" w:rsidP="00BD2D5D">
      <w:pPr>
        <w:spacing w:line="240" w:lineRule="auto"/>
      </w:pPr>
      <w:r>
        <w:continuationSeparator/>
      </w:r>
    </w:p>
  </w:footnote>
  <w:footnote w:id="1">
    <w:p w14:paraId="52AB4507" w14:textId="77777777" w:rsidR="004377BF" w:rsidRDefault="004377BF" w:rsidP="00516FD3">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 w:history="1">
        <w:r>
          <w:rPr>
            <w:rStyle w:val="Hiperlink"/>
            <w:sz w:val="20"/>
            <w:szCs w:val="20"/>
          </w:rPr>
          <w:t>https://assistant-us-south.watsonplatform.net/us-south/{user-id}/workspaces/{workspace-id}/build/intents</w:t>
        </w:r>
      </w:hyperlink>
      <w:r>
        <w:rPr>
          <w:sz w:val="20"/>
          <w:szCs w:val="20"/>
        </w:rPr>
        <w:t>&gt;. Acesso em nov. 2018.</w:t>
      </w:r>
    </w:p>
  </w:footnote>
  <w:footnote w:id="2">
    <w:p w14:paraId="3F22C1D1" w14:textId="77777777" w:rsidR="004377BF" w:rsidRDefault="004377BF" w:rsidP="00217198">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https://assistant-us-south.watsonplatform.net/us-south/{user-id}/workspaces/{workspace-id}/build/entities/user</w:t>
        </w:r>
      </w:hyperlink>
      <w:r>
        <w:rPr>
          <w:sz w:val="20"/>
          <w:szCs w:val="20"/>
        </w:rPr>
        <w:t>&gt;. Acesso em nov. 2018.</w:t>
      </w:r>
    </w:p>
  </w:footnote>
  <w:footnote w:id="3">
    <w:p w14:paraId="7A365D10" w14:textId="77777777" w:rsidR="004377BF" w:rsidRDefault="004377BF" w:rsidP="00E42A92">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https://assistant-us-south.watsonplatform.net/us-south/{user-id}/workspaces/{workspace-id}/build/dialog</w:t>
        </w:r>
      </w:hyperlink>
      <w:r>
        <w:rPr>
          <w:sz w:val="20"/>
          <w:szCs w:val="20"/>
        </w:rPr>
        <w:t>&gt;. Acesso em nov. 2018.</w:t>
      </w:r>
    </w:p>
  </w:footnote>
  <w:footnote w:id="4">
    <w:p w14:paraId="43B29965" w14:textId="77777777" w:rsidR="004377BF" w:rsidRDefault="004377BF" w:rsidP="00647E8F">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https://t.me/botfather</w:t>
        </w:r>
      </w:hyperlink>
      <w:r>
        <w:rPr>
          <w:sz w:val="20"/>
          <w:szCs w:val="20"/>
        </w:rPr>
        <w:t>&gt;. Acesso em nov. 2018.</w:t>
      </w:r>
    </w:p>
  </w:footnote>
  <w:footnote w:id="5">
    <w:p w14:paraId="1AF29D1A" w14:textId="77777777" w:rsidR="004377BF" w:rsidRDefault="004377BF" w:rsidP="004821FB">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https://parse-dashboard.back4app.com/apps/{app-id}</w:t>
        </w:r>
      </w:hyperlink>
      <w:r>
        <w:rPr>
          <w:sz w:val="20"/>
          <w:szCs w:val="20"/>
        </w:rPr>
        <w:t>&gt;. Acesso em nov. 2018.</w:t>
      </w:r>
    </w:p>
  </w:footnote>
  <w:footnote w:id="6">
    <w:p w14:paraId="0F89D8D6" w14:textId="77777777" w:rsidR="004377BF" w:rsidRDefault="004377BF" w:rsidP="005F454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https://cloud.digitalocean.com/droplets/{droplet-id}</w:t>
        </w:r>
      </w:hyperlink>
      <w:r>
        <w:rPr>
          <w:sz w:val="20"/>
          <w:szCs w:val="20"/>
        </w:rPr>
        <w:t>&gt;. Acesso em nov. 2018.</w:t>
      </w:r>
    </w:p>
  </w:footnote>
  <w:footnote w:id="7">
    <w:p w14:paraId="3D3B8EEA" w14:textId="77777777" w:rsidR="004377BF" w:rsidRDefault="004377BF" w:rsidP="00B3583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https://dashboard.heroku.com/apps/{app-name}</w:t>
        </w:r>
      </w:hyperlink>
      <w:r>
        <w:rPr>
          <w:sz w:val="20"/>
          <w:szCs w:val="20"/>
        </w:rPr>
        <w:t>&gt;. Acesso em nov. 2018.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4377BF" w:rsidRDefault="004377BF"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4377BF" w:rsidRDefault="004377BF"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4377BF" w:rsidRDefault="004377BF"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4377BF" w:rsidRDefault="004377BF"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4117C7">
      <w:rPr>
        <w:rStyle w:val="NmerodaPgina"/>
        <w:noProof/>
      </w:rPr>
      <w:t>50</w:t>
    </w:r>
    <w:r>
      <w:rPr>
        <w:rStyle w:val="NmerodaPgina"/>
      </w:rPr>
      <w:fldChar w:fldCharType="end"/>
    </w:r>
  </w:p>
  <w:p w14:paraId="01ECDB72" w14:textId="77777777" w:rsidR="004377BF" w:rsidRDefault="004377BF"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4377BF" w:rsidRDefault="004377BF"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74106E">
      <w:rPr>
        <w:rStyle w:val="NmerodaPgina"/>
        <w:noProof/>
      </w:rPr>
      <w:t>11</w:t>
    </w:r>
    <w:r>
      <w:rPr>
        <w:rStyle w:val="NmerodaPgina"/>
      </w:rPr>
      <w:fldChar w:fldCharType="end"/>
    </w:r>
  </w:p>
  <w:p w14:paraId="337F2FBA" w14:textId="62F5892F" w:rsidR="004377BF" w:rsidRDefault="004377BF"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FB7A20B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3608EC"/>
    <w:multiLevelType w:val="hybridMultilevel"/>
    <w:tmpl w:val="D16A6140"/>
    <w:lvl w:ilvl="0" w:tplc="135286A2">
      <w:start w:val="1"/>
      <w:numFmt w:val="lowerLetter"/>
      <w:lvlText w:val="%1)"/>
      <w:lvlJc w:val="left"/>
      <w:pPr>
        <w:ind w:left="1440" w:hanging="360"/>
      </w:pPr>
      <w:rPr>
        <w:rFonts w:ascii="Arial" w:hAnsi="Arial" w:hint="default"/>
        <w:b w:val="0"/>
        <w:i w:val="0"/>
        <w:sz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5">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5"/>
  </w:num>
  <w:num w:numId="14">
    <w:abstractNumId w:val="44"/>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 w:numId="50">
    <w:abstractNumId w:val="4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ário do Microsoft Office">
    <w15:presenceInfo w15:providerId="None" w15:userId="Usuário do Microsoft Off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04D7"/>
    <w:rsid w:val="000022C6"/>
    <w:rsid w:val="00002620"/>
    <w:rsid w:val="00003243"/>
    <w:rsid w:val="00003537"/>
    <w:rsid w:val="00003C65"/>
    <w:rsid w:val="00004D69"/>
    <w:rsid w:val="00006C94"/>
    <w:rsid w:val="0001050E"/>
    <w:rsid w:val="00010B3D"/>
    <w:rsid w:val="00011C93"/>
    <w:rsid w:val="00011D44"/>
    <w:rsid w:val="00012F8C"/>
    <w:rsid w:val="00015933"/>
    <w:rsid w:val="00015AAE"/>
    <w:rsid w:val="00015D82"/>
    <w:rsid w:val="00016AAD"/>
    <w:rsid w:val="000170FB"/>
    <w:rsid w:val="00020797"/>
    <w:rsid w:val="00022A87"/>
    <w:rsid w:val="00023954"/>
    <w:rsid w:val="00024693"/>
    <w:rsid w:val="000260A2"/>
    <w:rsid w:val="0002714C"/>
    <w:rsid w:val="00027446"/>
    <w:rsid w:val="0003063F"/>
    <w:rsid w:val="000307D3"/>
    <w:rsid w:val="000319B4"/>
    <w:rsid w:val="0003281E"/>
    <w:rsid w:val="00034BFA"/>
    <w:rsid w:val="00035D65"/>
    <w:rsid w:val="00036909"/>
    <w:rsid w:val="0004100E"/>
    <w:rsid w:val="0004292F"/>
    <w:rsid w:val="000431BE"/>
    <w:rsid w:val="00043264"/>
    <w:rsid w:val="0004340B"/>
    <w:rsid w:val="00044162"/>
    <w:rsid w:val="000465E2"/>
    <w:rsid w:val="000474D4"/>
    <w:rsid w:val="000501DF"/>
    <w:rsid w:val="00050D66"/>
    <w:rsid w:val="00050E7B"/>
    <w:rsid w:val="00050F3B"/>
    <w:rsid w:val="000511D3"/>
    <w:rsid w:val="00053472"/>
    <w:rsid w:val="00053D41"/>
    <w:rsid w:val="00054103"/>
    <w:rsid w:val="00056E24"/>
    <w:rsid w:val="000603E9"/>
    <w:rsid w:val="00060A0E"/>
    <w:rsid w:val="00061DCE"/>
    <w:rsid w:val="00061DDC"/>
    <w:rsid w:val="00062608"/>
    <w:rsid w:val="000638D5"/>
    <w:rsid w:val="00063ED0"/>
    <w:rsid w:val="00064BF7"/>
    <w:rsid w:val="00065237"/>
    <w:rsid w:val="00067659"/>
    <w:rsid w:val="0007092D"/>
    <w:rsid w:val="000716DD"/>
    <w:rsid w:val="0007597F"/>
    <w:rsid w:val="00075EF4"/>
    <w:rsid w:val="00076303"/>
    <w:rsid w:val="00081042"/>
    <w:rsid w:val="000811A9"/>
    <w:rsid w:val="00081520"/>
    <w:rsid w:val="00083A19"/>
    <w:rsid w:val="000847A5"/>
    <w:rsid w:val="00085595"/>
    <w:rsid w:val="00086D6A"/>
    <w:rsid w:val="00090411"/>
    <w:rsid w:val="00090FD6"/>
    <w:rsid w:val="00091F3F"/>
    <w:rsid w:val="00092D63"/>
    <w:rsid w:val="0009322D"/>
    <w:rsid w:val="0009370D"/>
    <w:rsid w:val="0009508D"/>
    <w:rsid w:val="000A0AC9"/>
    <w:rsid w:val="000A1D2C"/>
    <w:rsid w:val="000A288F"/>
    <w:rsid w:val="000A35BE"/>
    <w:rsid w:val="000A5C51"/>
    <w:rsid w:val="000A647C"/>
    <w:rsid w:val="000A72AD"/>
    <w:rsid w:val="000B0C07"/>
    <w:rsid w:val="000B0EB4"/>
    <w:rsid w:val="000B1F91"/>
    <w:rsid w:val="000B228D"/>
    <w:rsid w:val="000B3660"/>
    <w:rsid w:val="000B403D"/>
    <w:rsid w:val="000B62FC"/>
    <w:rsid w:val="000B640C"/>
    <w:rsid w:val="000B672E"/>
    <w:rsid w:val="000B7FA0"/>
    <w:rsid w:val="000C010E"/>
    <w:rsid w:val="000C04E4"/>
    <w:rsid w:val="000C19F6"/>
    <w:rsid w:val="000C302E"/>
    <w:rsid w:val="000C4EFB"/>
    <w:rsid w:val="000C519E"/>
    <w:rsid w:val="000D285A"/>
    <w:rsid w:val="000D3554"/>
    <w:rsid w:val="000D382F"/>
    <w:rsid w:val="000D3E06"/>
    <w:rsid w:val="000D6AFD"/>
    <w:rsid w:val="000D7D9D"/>
    <w:rsid w:val="000E063C"/>
    <w:rsid w:val="000E08C6"/>
    <w:rsid w:val="000E1306"/>
    <w:rsid w:val="000E543F"/>
    <w:rsid w:val="000E679B"/>
    <w:rsid w:val="000E7311"/>
    <w:rsid w:val="000F116C"/>
    <w:rsid w:val="000F174D"/>
    <w:rsid w:val="000F4C57"/>
    <w:rsid w:val="000F4F91"/>
    <w:rsid w:val="00100982"/>
    <w:rsid w:val="001033FB"/>
    <w:rsid w:val="00103C75"/>
    <w:rsid w:val="0010444D"/>
    <w:rsid w:val="00107771"/>
    <w:rsid w:val="001137B0"/>
    <w:rsid w:val="00115277"/>
    <w:rsid w:val="00115FE7"/>
    <w:rsid w:val="0011618D"/>
    <w:rsid w:val="00116279"/>
    <w:rsid w:val="00116D06"/>
    <w:rsid w:val="0011757A"/>
    <w:rsid w:val="00117ABF"/>
    <w:rsid w:val="00120D0C"/>
    <w:rsid w:val="0012376C"/>
    <w:rsid w:val="0012381E"/>
    <w:rsid w:val="001242ED"/>
    <w:rsid w:val="001248CA"/>
    <w:rsid w:val="00130E1B"/>
    <w:rsid w:val="001314B5"/>
    <w:rsid w:val="00131CE2"/>
    <w:rsid w:val="00131F9A"/>
    <w:rsid w:val="00132423"/>
    <w:rsid w:val="00132C42"/>
    <w:rsid w:val="00133929"/>
    <w:rsid w:val="00135E91"/>
    <w:rsid w:val="001363BD"/>
    <w:rsid w:val="00136527"/>
    <w:rsid w:val="0014159A"/>
    <w:rsid w:val="00142238"/>
    <w:rsid w:val="0014302E"/>
    <w:rsid w:val="00144BFE"/>
    <w:rsid w:val="0014769E"/>
    <w:rsid w:val="00150B24"/>
    <w:rsid w:val="00151076"/>
    <w:rsid w:val="0015157B"/>
    <w:rsid w:val="00151768"/>
    <w:rsid w:val="00151D36"/>
    <w:rsid w:val="00151F9C"/>
    <w:rsid w:val="00154D89"/>
    <w:rsid w:val="00161D35"/>
    <w:rsid w:val="00161EF4"/>
    <w:rsid w:val="00163ECA"/>
    <w:rsid w:val="00164F72"/>
    <w:rsid w:val="0016520B"/>
    <w:rsid w:val="001664F0"/>
    <w:rsid w:val="001667BA"/>
    <w:rsid w:val="00167292"/>
    <w:rsid w:val="00167F9E"/>
    <w:rsid w:val="001701ED"/>
    <w:rsid w:val="00171783"/>
    <w:rsid w:val="00172439"/>
    <w:rsid w:val="001741EB"/>
    <w:rsid w:val="001748E9"/>
    <w:rsid w:val="00177386"/>
    <w:rsid w:val="00177D35"/>
    <w:rsid w:val="00177FE0"/>
    <w:rsid w:val="00181BE6"/>
    <w:rsid w:val="00181DA3"/>
    <w:rsid w:val="00182719"/>
    <w:rsid w:val="00182963"/>
    <w:rsid w:val="00182967"/>
    <w:rsid w:val="0018392C"/>
    <w:rsid w:val="00184473"/>
    <w:rsid w:val="00184868"/>
    <w:rsid w:val="001848E8"/>
    <w:rsid w:val="00184E2F"/>
    <w:rsid w:val="00184FC3"/>
    <w:rsid w:val="001857EB"/>
    <w:rsid w:val="0018586A"/>
    <w:rsid w:val="00185F6C"/>
    <w:rsid w:val="001904EE"/>
    <w:rsid w:val="00193057"/>
    <w:rsid w:val="001939BD"/>
    <w:rsid w:val="00194979"/>
    <w:rsid w:val="00196623"/>
    <w:rsid w:val="001971FE"/>
    <w:rsid w:val="00197477"/>
    <w:rsid w:val="001A022D"/>
    <w:rsid w:val="001A110F"/>
    <w:rsid w:val="001A5AEF"/>
    <w:rsid w:val="001A75B5"/>
    <w:rsid w:val="001A7AB9"/>
    <w:rsid w:val="001B0B74"/>
    <w:rsid w:val="001B131B"/>
    <w:rsid w:val="001B1469"/>
    <w:rsid w:val="001B34EC"/>
    <w:rsid w:val="001B36BE"/>
    <w:rsid w:val="001B3BFE"/>
    <w:rsid w:val="001B41EA"/>
    <w:rsid w:val="001B71D1"/>
    <w:rsid w:val="001C18E4"/>
    <w:rsid w:val="001C1B1D"/>
    <w:rsid w:val="001C2143"/>
    <w:rsid w:val="001C2424"/>
    <w:rsid w:val="001C2573"/>
    <w:rsid w:val="001C26A3"/>
    <w:rsid w:val="001C3422"/>
    <w:rsid w:val="001C3793"/>
    <w:rsid w:val="001C3B44"/>
    <w:rsid w:val="001C5B47"/>
    <w:rsid w:val="001C78D1"/>
    <w:rsid w:val="001D0B0C"/>
    <w:rsid w:val="001D2D49"/>
    <w:rsid w:val="001D3BB3"/>
    <w:rsid w:val="001D4126"/>
    <w:rsid w:val="001D5546"/>
    <w:rsid w:val="001D68C7"/>
    <w:rsid w:val="001E00AC"/>
    <w:rsid w:val="001E03F9"/>
    <w:rsid w:val="001E0926"/>
    <w:rsid w:val="001E3D9A"/>
    <w:rsid w:val="001E45C2"/>
    <w:rsid w:val="001E56FC"/>
    <w:rsid w:val="001F055B"/>
    <w:rsid w:val="001F067C"/>
    <w:rsid w:val="001F1723"/>
    <w:rsid w:val="001F45E2"/>
    <w:rsid w:val="001F5517"/>
    <w:rsid w:val="001F5908"/>
    <w:rsid w:val="001F625B"/>
    <w:rsid w:val="001F68A3"/>
    <w:rsid w:val="001F77A1"/>
    <w:rsid w:val="00201F8D"/>
    <w:rsid w:val="00202F24"/>
    <w:rsid w:val="002036A3"/>
    <w:rsid w:val="002039EE"/>
    <w:rsid w:val="00203D5F"/>
    <w:rsid w:val="00204FD1"/>
    <w:rsid w:val="00205CA1"/>
    <w:rsid w:val="00206230"/>
    <w:rsid w:val="0020743F"/>
    <w:rsid w:val="00210AC5"/>
    <w:rsid w:val="0021128B"/>
    <w:rsid w:val="00211C24"/>
    <w:rsid w:val="0021236B"/>
    <w:rsid w:val="0021254D"/>
    <w:rsid w:val="00212EBB"/>
    <w:rsid w:val="00216499"/>
    <w:rsid w:val="00217198"/>
    <w:rsid w:val="002206B0"/>
    <w:rsid w:val="00220EC0"/>
    <w:rsid w:val="00221340"/>
    <w:rsid w:val="00221D83"/>
    <w:rsid w:val="002223E3"/>
    <w:rsid w:val="0022284A"/>
    <w:rsid w:val="00223191"/>
    <w:rsid w:val="00226C4D"/>
    <w:rsid w:val="00231BD0"/>
    <w:rsid w:val="00234E52"/>
    <w:rsid w:val="00237DC9"/>
    <w:rsid w:val="00237FD4"/>
    <w:rsid w:val="00240C99"/>
    <w:rsid w:val="00246CE5"/>
    <w:rsid w:val="00252163"/>
    <w:rsid w:val="002527F7"/>
    <w:rsid w:val="002529B8"/>
    <w:rsid w:val="00252C47"/>
    <w:rsid w:val="002532FD"/>
    <w:rsid w:val="0025353D"/>
    <w:rsid w:val="00253D6B"/>
    <w:rsid w:val="00254248"/>
    <w:rsid w:val="00254C1D"/>
    <w:rsid w:val="00254C50"/>
    <w:rsid w:val="002556CD"/>
    <w:rsid w:val="0025752A"/>
    <w:rsid w:val="00257A47"/>
    <w:rsid w:val="00261203"/>
    <w:rsid w:val="002614C0"/>
    <w:rsid w:val="0026209F"/>
    <w:rsid w:val="00262780"/>
    <w:rsid w:val="00264A3B"/>
    <w:rsid w:val="00264ED9"/>
    <w:rsid w:val="00265BDA"/>
    <w:rsid w:val="00270258"/>
    <w:rsid w:val="002708E4"/>
    <w:rsid w:val="00272326"/>
    <w:rsid w:val="002731F2"/>
    <w:rsid w:val="002765F1"/>
    <w:rsid w:val="00277C4E"/>
    <w:rsid w:val="00280B0C"/>
    <w:rsid w:val="00281840"/>
    <w:rsid w:val="00281D37"/>
    <w:rsid w:val="002822F8"/>
    <w:rsid w:val="0028346C"/>
    <w:rsid w:val="002834D7"/>
    <w:rsid w:val="0028394E"/>
    <w:rsid w:val="00286DE0"/>
    <w:rsid w:val="00290AF9"/>
    <w:rsid w:val="00294E92"/>
    <w:rsid w:val="00294F99"/>
    <w:rsid w:val="00295B0C"/>
    <w:rsid w:val="00296057"/>
    <w:rsid w:val="002960CB"/>
    <w:rsid w:val="002A0198"/>
    <w:rsid w:val="002A0229"/>
    <w:rsid w:val="002A064C"/>
    <w:rsid w:val="002A13D4"/>
    <w:rsid w:val="002A1F41"/>
    <w:rsid w:val="002A2741"/>
    <w:rsid w:val="002A2E12"/>
    <w:rsid w:val="002A3A6F"/>
    <w:rsid w:val="002A4DD2"/>
    <w:rsid w:val="002B02E4"/>
    <w:rsid w:val="002B0BDF"/>
    <w:rsid w:val="002B0EF9"/>
    <w:rsid w:val="002B1CB7"/>
    <w:rsid w:val="002B21C9"/>
    <w:rsid w:val="002B3935"/>
    <w:rsid w:val="002B3D6F"/>
    <w:rsid w:val="002B6A52"/>
    <w:rsid w:val="002C1075"/>
    <w:rsid w:val="002C135B"/>
    <w:rsid w:val="002C1A1B"/>
    <w:rsid w:val="002C215D"/>
    <w:rsid w:val="002C297E"/>
    <w:rsid w:val="002C3A34"/>
    <w:rsid w:val="002C6195"/>
    <w:rsid w:val="002C6A28"/>
    <w:rsid w:val="002C774F"/>
    <w:rsid w:val="002D447F"/>
    <w:rsid w:val="002D45A8"/>
    <w:rsid w:val="002D4EAB"/>
    <w:rsid w:val="002D579D"/>
    <w:rsid w:val="002D6750"/>
    <w:rsid w:val="002D6AC8"/>
    <w:rsid w:val="002D788F"/>
    <w:rsid w:val="002E16FC"/>
    <w:rsid w:val="002E184F"/>
    <w:rsid w:val="002E18BF"/>
    <w:rsid w:val="002E3CDD"/>
    <w:rsid w:val="002F2A96"/>
    <w:rsid w:val="002F4938"/>
    <w:rsid w:val="002F4B00"/>
    <w:rsid w:val="002F4D4C"/>
    <w:rsid w:val="002F4D9B"/>
    <w:rsid w:val="002F7AE6"/>
    <w:rsid w:val="00300311"/>
    <w:rsid w:val="00301901"/>
    <w:rsid w:val="00301954"/>
    <w:rsid w:val="00301C9A"/>
    <w:rsid w:val="00304F42"/>
    <w:rsid w:val="00306A53"/>
    <w:rsid w:val="0030796A"/>
    <w:rsid w:val="00310476"/>
    <w:rsid w:val="003124F4"/>
    <w:rsid w:val="00312D0A"/>
    <w:rsid w:val="00313BE4"/>
    <w:rsid w:val="00314C58"/>
    <w:rsid w:val="00315818"/>
    <w:rsid w:val="0031582B"/>
    <w:rsid w:val="00315C29"/>
    <w:rsid w:val="00316C05"/>
    <w:rsid w:val="00321C6E"/>
    <w:rsid w:val="00322DCF"/>
    <w:rsid w:val="00323F20"/>
    <w:rsid w:val="003248BB"/>
    <w:rsid w:val="00325860"/>
    <w:rsid w:val="00325D24"/>
    <w:rsid w:val="003278E0"/>
    <w:rsid w:val="00327BAA"/>
    <w:rsid w:val="00330172"/>
    <w:rsid w:val="003303CD"/>
    <w:rsid w:val="00332BDB"/>
    <w:rsid w:val="003359B9"/>
    <w:rsid w:val="003368DC"/>
    <w:rsid w:val="00337CB4"/>
    <w:rsid w:val="0034098D"/>
    <w:rsid w:val="0034434C"/>
    <w:rsid w:val="00345185"/>
    <w:rsid w:val="0034663E"/>
    <w:rsid w:val="00347381"/>
    <w:rsid w:val="00347B51"/>
    <w:rsid w:val="003503DD"/>
    <w:rsid w:val="00351650"/>
    <w:rsid w:val="00352C1A"/>
    <w:rsid w:val="00354E49"/>
    <w:rsid w:val="0035642F"/>
    <w:rsid w:val="00365781"/>
    <w:rsid w:val="00366A0A"/>
    <w:rsid w:val="00366F71"/>
    <w:rsid w:val="00367CCC"/>
    <w:rsid w:val="00370AF4"/>
    <w:rsid w:val="0037175B"/>
    <w:rsid w:val="003718B7"/>
    <w:rsid w:val="003724D4"/>
    <w:rsid w:val="00372963"/>
    <w:rsid w:val="00373EB3"/>
    <w:rsid w:val="003751F8"/>
    <w:rsid w:val="00376D80"/>
    <w:rsid w:val="003777FA"/>
    <w:rsid w:val="00380FF3"/>
    <w:rsid w:val="003823FF"/>
    <w:rsid w:val="00382529"/>
    <w:rsid w:val="003842E2"/>
    <w:rsid w:val="003857BB"/>
    <w:rsid w:val="003859C0"/>
    <w:rsid w:val="00386496"/>
    <w:rsid w:val="003924AB"/>
    <w:rsid w:val="003928EF"/>
    <w:rsid w:val="003930A9"/>
    <w:rsid w:val="00393950"/>
    <w:rsid w:val="00395A04"/>
    <w:rsid w:val="003960FD"/>
    <w:rsid w:val="0039702A"/>
    <w:rsid w:val="003A068B"/>
    <w:rsid w:val="003A1ED1"/>
    <w:rsid w:val="003A29D6"/>
    <w:rsid w:val="003A2EBA"/>
    <w:rsid w:val="003A2F64"/>
    <w:rsid w:val="003A391E"/>
    <w:rsid w:val="003A5BF3"/>
    <w:rsid w:val="003A6710"/>
    <w:rsid w:val="003A76FE"/>
    <w:rsid w:val="003A7803"/>
    <w:rsid w:val="003B1066"/>
    <w:rsid w:val="003B167C"/>
    <w:rsid w:val="003B1E3C"/>
    <w:rsid w:val="003B2F14"/>
    <w:rsid w:val="003B46F9"/>
    <w:rsid w:val="003B4BC3"/>
    <w:rsid w:val="003B4BE9"/>
    <w:rsid w:val="003B7330"/>
    <w:rsid w:val="003C171D"/>
    <w:rsid w:val="003C1B97"/>
    <w:rsid w:val="003C3A29"/>
    <w:rsid w:val="003C3C86"/>
    <w:rsid w:val="003C6AE9"/>
    <w:rsid w:val="003D087E"/>
    <w:rsid w:val="003D1C67"/>
    <w:rsid w:val="003D1DAE"/>
    <w:rsid w:val="003D3108"/>
    <w:rsid w:val="003D3451"/>
    <w:rsid w:val="003D356A"/>
    <w:rsid w:val="003D3737"/>
    <w:rsid w:val="003D3AA5"/>
    <w:rsid w:val="003D45E1"/>
    <w:rsid w:val="003D4942"/>
    <w:rsid w:val="003D5282"/>
    <w:rsid w:val="003D629E"/>
    <w:rsid w:val="003D7A4C"/>
    <w:rsid w:val="003D7C11"/>
    <w:rsid w:val="003E1919"/>
    <w:rsid w:val="003E22BC"/>
    <w:rsid w:val="003E5439"/>
    <w:rsid w:val="003E6044"/>
    <w:rsid w:val="003E6566"/>
    <w:rsid w:val="003E738E"/>
    <w:rsid w:val="003F0C2E"/>
    <w:rsid w:val="003F0D3F"/>
    <w:rsid w:val="003F2C75"/>
    <w:rsid w:val="003F59C3"/>
    <w:rsid w:val="003F5BD0"/>
    <w:rsid w:val="003F631B"/>
    <w:rsid w:val="003F63EE"/>
    <w:rsid w:val="003F6695"/>
    <w:rsid w:val="003F75FD"/>
    <w:rsid w:val="003F7999"/>
    <w:rsid w:val="00400F45"/>
    <w:rsid w:val="00401C9D"/>
    <w:rsid w:val="00402266"/>
    <w:rsid w:val="004029B0"/>
    <w:rsid w:val="004029DD"/>
    <w:rsid w:val="00402D0F"/>
    <w:rsid w:val="00404223"/>
    <w:rsid w:val="004117C7"/>
    <w:rsid w:val="00411D0C"/>
    <w:rsid w:val="00411F18"/>
    <w:rsid w:val="00413626"/>
    <w:rsid w:val="00413E42"/>
    <w:rsid w:val="00414D05"/>
    <w:rsid w:val="004150CB"/>
    <w:rsid w:val="00415217"/>
    <w:rsid w:val="004160D6"/>
    <w:rsid w:val="00421859"/>
    <w:rsid w:val="00425470"/>
    <w:rsid w:val="004254C9"/>
    <w:rsid w:val="00427814"/>
    <w:rsid w:val="00434AEA"/>
    <w:rsid w:val="00434C6A"/>
    <w:rsid w:val="00435EE2"/>
    <w:rsid w:val="00437190"/>
    <w:rsid w:val="004377BF"/>
    <w:rsid w:val="00440171"/>
    <w:rsid w:val="00441BB5"/>
    <w:rsid w:val="00442CB1"/>
    <w:rsid w:val="0044325E"/>
    <w:rsid w:val="0044416B"/>
    <w:rsid w:val="00445525"/>
    <w:rsid w:val="00446EDA"/>
    <w:rsid w:val="00447CCE"/>
    <w:rsid w:val="004506EB"/>
    <w:rsid w:val="00451CF7"/>
    <w:rsid w:val="004557CF"/>
    <w:rsid w:val="00455E2C"/>
    <w:rsid w:val="004569B7"/>
    <w:rsid w:val="00456DDE"/>
    <w:rsid w:val="00457571"/>
    <w:rsid w:val="00460EAB"/>
    <w:rsid w:val="00462B0B"/>
    <w:rsid w:val="0046314E"/>
    <w:rsid w:val="004639A4"/>
    <w:rsid w:val="00463AA7"/>
    <w:rsid w:val="00463E3C"/>
    <w:rsid w:val="004640F1"/>
    <w:rsid w:val="0046506B"/>
    <w:rsid w:val="0046551A"/>
    <w:rsid w:val="00466269"/>
    <w:rsid w:val="00467E3E"/>
    <w:rsid w:val="00467F52"/>
    <w:rsid w:val="004709D7"/>
    <w:rsid w:val="00471EA3"/>
    <w:rsid w:val="00472D46"/>
    <w:rsid w:val="004736D3"/>
    <w:rsid w:val="0047392C"/>
    <w:rsid w:val="0047396D"/>
    <w:rsid w:val="00473FE1"/>
    <w:rsid w:val="00474635"/>
    <w:rsid w:val="00474C11"/>
    <w:rsid w:val="00474FD9"/>
    <w:rsid w:val="0047740E"/>
    <w:rsid w:val="004775E2"/>
    <w:rsid w:val="0047781E"/>
    <w:rsid w:val="00480BF8"/>
    <w:rsid w:val="004821FB"/>
    <w:rsid w:val="00483ADA"/>
    <w:rsid w:val="004849D1"/>
    <w:rsid w:val="00485B6A"/>
    <w:rsid w:val="004863F2"/>
    <w:rsid w:val="00486F22"/>
    <w:rsid w:val="00487CA7"/>
    <w:rsid w:val="004908BF"/>
    <w:rsid w:val="004932E5"/>
    <w:rsid w:val="00493350"/>
    <w:rsid w:val="00494351"/>
    <w:rsid w:val="00495EF0"/>
    <w:rsid w:val="00496C3C"/>
    <w:rsid w:val="00497260"/>
    <w:rsid w:val="00497720"/>
    <w:rsid w:val="0049775F"/>
    <w:rsid w:val="00497BA0"/>
    <w:rsid w:val="004A24A3"/>
    <w:rsid w:val="004A4299"/>
    <w:rsid w:val="004A5355"/>
    <w:rsid w:val="004B2D3E"/>
    <w:rsid w:val="004B4324"/>
    <w:rsid w:val="004B5B6A"/>
    <w:rsid w:val="004B627C"/>
    <w:rsid w:val="004C0130"/>
    <w:rsid w:val="004C187E"/>
    <w:rsid w:val="004C1B8F"/>
    <w:rsid w:val="004C1C68"/>
    <w:rsid w:val="004C2744"/>
    <w:rsid w:val="004C4A0A"/>
    <w:rsid w:val="004C5595"/>
    <w:rsid w:val="004C60F5"/>
    <w:rsid w:val="004C6678"/>
    <w:rsid w:val="004C7C90"/>
    <w:rsid w:val="004D03D2"/>
    <w:rsid w:val="004D19E7"/>
    <w:rsid w:val="004D2221"/>
    <w:rsid w:val="004D2415"/>
    <w:rsid w:val="004D311D"/>
    <w:rsid w:val="004D5608"/>
    <w:rsid w:val="004D7B3B"/>
    <w:rsid w:val="004E07A7"/>
    <w:rsid w:val="004E3146"/>
    <w:rsid w:val="004E3D56"/>
    <w:rsid w:val="004E5F12"/>
    <w:rsid w:val="004F246C"/>
    <w:rsid w:val="004F4FB8"/>
    <w:rsid w:val="004F56A1"/>
    <w:rsid w:val="004F5EED"/>
    <w:rsid w:val="004F7219"/>
    <w:rsid w:val="004F7980"/>
    <w:rsid w:val="00502218"/>
    <w:rsid w:val="00502D1E"/>
    <w:rsid w:val="0050410B"/>
    <w:rsid w:val="005042E1"/>
    <w:rsid w:val="005056AB"/>
    <w:rsid w:val="00507B59"/>
    <w:rsid w:val="00507E07"/>
    <w:rsid w:val="00510B88"/>
    <w:rsid w:val="00510ED8"/>
    <w:rsid w:val="00513E97"/>
    <w:rsid w:val="005147D9"/>
    <w:rsid w:val="00514D2F"/>
    <w:rsid w:val="00515A31"/>
    <w:rsid w:val="00516049"/>
    <w:rsid w:val="00516FD3"/>
    <w:rsid w:val="005173FB"/>
    <w:rsid w:val="005208A9"/>
    <w:rsid w:val="00521515"/>
    <w:rsid w:val="005225A3"/>
    <w:rsid w:val="0052404E"/>
    <w:rsid w:val="00524BF6"/>
    <w:rsid w:val="00525A0A"/>
    <w:rsid w:val="005260BD"/>
    <w:rsid w:val="00526FE6"/>
    <w:rsid w:val="00530F46"/>
    <w:rsid w:val="00530FB3"/>
    <w:rsid w:val="0053154D"/>
    <w:rsid w:val="00534037"/>
    <w:rsid w:val="00537A14"/>
    <w:rsid w:val="005402CC"/>
    <w:rsid w:val="005417C9"/>
    <w:rsid w:val="00541F11"/>
    <w:rsid w:val="005429AD"/>
    <w:rsid w:val="00544183"/>
    <w:rsid w:val="0054475C"/>
    <w:rsid w:val="0054699D"/>
    <w:rsid w:val="0054702C"/>
    <w:rsid w:val="005475EF"/>
    <w:rsid w:val="00552229"/>
    <w:rsid w:val="0055309D"/>
    <w:rsid w:val="00553293"/>
    <w:rsid w:val="0055340D"/>
    <w:rsid w:val="00554D2D"/>
    <w:rsid w:val="00556E0D"/>
    <w:rsid w:val="00562BE9"/>
    <w:rsid w:val="0056417F"/>
    <w:rsid w:val="00564582"/>
    <w:rsid w:val="00565448"/>
    <w:rsid w:val="005749EF"/>
    <w:rsid w:val="00575033"/>
    <w:rsid w:val="005753D4"/>
    <w:rsid w:val="00575411"/>
    <w:rsid w:val="00575DE5"/>
    <w:rsid w:val="00576109"/>
    <w:rsid w:val="00576E43"/>
    <w:rsid w:val="005770C7"/>
    <w:rsid w:val="00580259"/>
    <w:rsid w:val="005802AC"/>
    <w:rsid w:val="005808ED"/>
    <w:rsid w:val="00581850"/>
    <w:rsid w:val="00583906"/>
    <w:rsid w:val="00583C08"/>
    <w:rsid w:val="005847E4"/>
    <w:rsid w:val="0058789E"/>
    <w:rsid w:val="00590167"/>
    <w:rsid w:val="0059016B"/>
    <w:rsid w:val="005923AA"/>
    <w:rsid w:val="005928BD"/>
    <w:rsid w:val="00595096"/>
    <w:rsid w:val="005970EB"/>
    <w:rsid w:val="00597DBC"/>
    <w:rsid w:val="00597E91"/>
    <w:rsid w:val="005A09F2"/>
    <w:rsid w:val="005A17AB"/>
    <w:rsid w:val="005A2171"/>
    <w:rsid w:val="005A265B"/>
    <w:rsid w:val="005A2EC4"/>
    <w:rsid w:val="005A3DB6"/>
    <w:rsid w:val="005A4068"/>
    <w:rsid w:val="005A692C"/>
    <w:rsid w:val="005A6BF1"/>
    <w:rsid w:val="005A7B8A"/>
    <w:rsid w:val="005B1982"/>
    <w:rsid w:val="005B418E"/>
    <w:rsid w:val="005B494E"/>
    <w:rsid w:val="005B5C41"/>
    <w:rsid w:val="005C0B18"/>
    <w:rsid w:val="005C14F0"/>
    <w:rsid w:val="005C217F"/>
    <w:rsid w:val="005C36CC"/>
    <w:rsid w:val="005C3F07"/>
    <w:rsid w:val="005C45C3"/>
    <w:rsid w:val="005C4698"/>
    <w:rsid w:val="005C5BE5"/>
    <w:rsid w:val="005C65AA"/>
    <w:rsid w:val="005C6847"/>
    <w:rsid w:val="005D074B"/>
    <w:rsid w:val="005D2CE0"/>
    <w:rsid w:val="005D3E66"/>
    <w:rsid w:val="005D435D"/>
    <w:rsid w:val="005D51E6"/>
    <w:rsid w:val="005D5311"/>
    <w:rsid w:val="005D5C1D"/>
    <w:rsid w:val="005D6287"/>
    <w:rsid w:val="005D7923"/>
    <w:rsid w:val="005D7E20"/>
    <w:rsid w:val="005E0444"/>
    <w:rsid w:val="005E0447"/>
    <w:rsid w:val="005E0C21"/>
    <w:rsid w:val="005E1359"/>
    <w:rsid w:val="005E28CE"/>
    <w:rsid w:val="005E4841"/>
    <w:rsid w:val="005E4E0C"/>
    <w:rsid w:val="005E529F"/>
    <w:rsid w:val="005E52B2"/>
    <w:rsid w:val="005F06C8"/>
    <w:rsid w:val="005F0F3F"/>
    <w:rsid w:val="005F0F57"/>
    <w:rsid w:val="005F454A"/>
    <w:rsid w:val="005F4B04"/>
    <w:rsid w:val="005F53B9"/>
    <w:rsid w:val="005F5A6E"/>
    <w:rsid w:val="005F5ED9"/>
    <w:rsid w:val="005F7188"/>
    <w:rsid w:val="006013B3"/>
    <w:rsid w:val="00601FE4"/>
    <w:rsid w:val="00610BA5"/>
    <w:rsid w:val="00610C14"/>
    <w:rsid w:val="00612EBD"/>
    <w:rsid w:val="006131FE"/>
    <w:rsid w:val="00615022"/>
    <w:rsid w:val="006167B5"/>
    <w:rsid w:val="00617061"/>
    <w:rsid w:val="00621B40"/>
    <w:rsid w:val="00621BA0"/>
    <w:rsid w:val="006229DD"/>
    <w:rsid w:val="00624DBA"/>
    <w:rsid w:val="006265A0"/>
    <w:rsid w:val="00632D14"/>
    <w:rsid w:val="006336A2"/>
    <w:rsid w:val="00634159"/>
    <w:rsid w:val="00640087"/>
    <w:rsid w:val="006439ED"/>
    <w:rsid w:val="00643A8E"/>
    <w:rsid w:val="00644502"/>
    <w:rsid w:val="00644740"/>
    <w:rsid w:val="0064483F"/>
    <w:rsid w:val="00646A9C"/>
    <w:rsid w:val="00647E67"/>
    <w:rsid w:val="00647E8F"/>
    <w:rsid w:val="00650FA3"/>
    <w:rsid w:val="00651851"/>
    <w:rsid w:val="00652659"/>
    <w:rsid w:val="006530DB"/>
    <w:rsid w:val="00653323"/>
    <w:rsid w:val="006533BB"/>
    <w:rsid w:val="00654DE5"/>
    <w:rsid w:val="00660BDF"/>
    <w:rsid w:val="006618C7"/>
    <w:rsid w:val="00661C19"/>
    <w:rsid w:val="006628FC"/>
    <w:rsid w:val="00663379"/>
    <w:rsid w:val="00663EBC"/>
    <w:rsid w:val="00664247"/>
    <w:rsid w:val="0066486A"/>
    <w:rsid w:val="006649FF"/>
    <w:rsid w:val="006653D3"/>
    <w:rsid w:val="00665BF9"/>
    <w:rsid w:val="00665CE6"/>
    <w:rsid w:val="00666980"/>
    <w:rsid w:val="00666DD1"/>
    <w:rsid w:val="00667583"/>
    <w:rsid w:val="00670822"/>
    <w:rsid w:val="006718E3"/>
    <w:rsid w:val="00671B2A"/>
    <w:rsid w:val="00673E48"/>
    <w:rsid w:val="00676C6E"/>
    <w:rsid w:val="00676EEA"/>
    <w:rsid w:val="00676F12"/>
    <w:rsid w:val="00677E47"/>
    <w:rsid w:val="00681062"/>
    <w:rsid w:val="00681681"/>
    <w:rsid w:val="00681EFD"/>
    <w:rsid w:val="006855A7"/>
    <w:rsid w:val="006865AE"/>
    <w:rsid w:val="00686EC2"/>
    <w:rsid w:val="006870F0"/>
    <w:rsid w:val="00690A14"/>
    <w:rsid w:val="00693C7A"/>
    <w:rsid w:val="00693D09"/>
    <w:rsid w:val="006944ED"/>
    <w:rsid w:val="00694751"/>
    <w:rsid w:val="00694896"/>
    <w:rsid w:val="00695C81"/>
    <w:rsid w:val="00696164"/>
    <w:rsid w:val="00696551"/>
    <w:rsid w:val="00696891"/>
    <w:rsid w:val="006A1A74"/>
    <w:rsid w:val="006A1AA4"/>
    <w:rsid w:val="006A3CB1"/>
    <w:rsid w:val="006A491C"/>
    <w:rsid w:val="006A6D77"/>
    <w:rsid w:val="006B016A"/>
    <w:rsid w:val="006B0860"/>
    <w:rsid w:val="006B0E26"/>
    <w:rsid w:val="006B1E9A"/>
    <w:rsid w:val="006B25B9"/>
    <w:rsid w:val="006B301A"/>
    <w:rsid w:val="006B3B0B"/>
    <w:rsid w:val="006B5FFB"/>
    <w:rsid w:val="006C0226"/>
    <w:rsid w:val="006C0536"/>
    <w:rsid w:val="006C1824"/>
    <w:rsid w:val="006C23DC"/>
    <w:rsid w:val="006C3023"/>
    <w:rsid w:val="006C426E"/>
    <w:rsid w:val="006C4845"/>
    <w:rsid w:val="006C5396"/>
    <w:rsid w:val="006C6201"/>
    <w:rsid w:val="006C63CA"/>
    <w:rsid w:val="006C66D2"/>
    <w:rsid w:val="006C7350"/>
    <w:rsid w:val="006D10AB"/>
    <w:rsid w:val="006D114E"/>
    <w:rsid w:val="006D2402"/>
    <w:rsid w:val="006D26F7"/>
    <w:rsid w:val="006D2A27"/>
    <w:rsid w:val="006D2D8B"/>
    <w:rsid w:val="006D32D6"/>
    <w:rsid w:val="006D4C93"/>
    <w:rsid w:val="006D54AF"/>
    <w:rsid w:val="006D670A"/>
    <w:rsid w:val="006D6EC0"/>
    <w:rsid w:val="006D7E69"/>
    <w:rsid w:val="006E4B82"/>
    <w:rsid w:val="006E60A3"/>
    <w:rsid w:val="006E61DA"/>
    <w:rsid w:val="006E68B7"/>
    <w:rsid w:val="006E6A21"/>
    <w:rsid w:val="006F0580"/>
    <w:rsid w:val="006F0A7B"/>
    <w:rsid w:val="006F17FE"/>
    <w:rsid w:val="006F4779"/>
    <w:rsid w:val="006F5A43"/>
    <w:rsid w:val="006F6AFC"/>
    <w:rsid w:val="00700D76"/>
    <w:rsid w:val="00701466"/>
    <w:rsid w:val="007059BF"/>
    <w:rsid w:val="007064C6"/>
    <w:rsid w:val="0070664D"/>
    <w:rsid w:val="0070757F"/>
    <w:rsid w:val="007075E7"/>
    <w:rsid w:val="0070786A"/>
    <w:rsid w:val="00707B46"/>
    <w:rsid w:val="00713AC3"/>
    <w:rsid w:val="0071492C"/>
    <w:rsid w:val="00714F2A"/>
    <w:rsid w:val="00720198"/>
    <w:rsid w:val="00723529"/>
    <w:rsid w:val="007241B6"/>
    <w:rsid w:val="00725073"/>
    <w:rsid w:val="007251F6"/>
    <w:rsid w:val="00726133"/>
    <w:rsid w:val="00726141"/>
    <w:rsid w:val="00727F74"/>
    <w:rsid w:val="00730456"/>
    <w:rsid w:val="00730991"/>
    <w:rsid w:val="00730CE2"/>
    <w:rsid w:val="00731864"/>
    <w:rsid w:val="00731AC3"/>
    <w:rsid w:val="00731E4F"/>
    <w:rsid w:val="00732707"/>
    <w:rsid w:val="00733573"/>
    <w:rsid w:val="00733BF3"/>
    <w:rsid w:val="00733D61"/>
    <w:rsid w:val="00736855"/>
    <w:rsid w:val="007372C2"/>
    <w:rsid w:val="00740C5F"/>
    <w:rsid w:val="0074106E"/>
    <w:rsid w:val="00742265"/>
    <w:rsid w:val="0074231E"/>
    <w:rsid w:val="00743469"/>
    <w:rsid w:val="007444A8"/>
    <w:rsid w:val="007468D0"/>
    <w:rsid w:val="00747825"/>
    <w:rsid w:val="00750409"/>
    <w:rsid w:val="00750448"/>
    <w:rsid w:val="00750669"/>
    <w:rsid w:val="007516A9"/>
    <w:rsid w:val="00751926"/>
    <w:rsid w:val="00751C9A"/>
    <w:rsid w:val="00751D30"/>
    <w:rsid w:val="00751D6F"/>
    <w:rsid w:val="00751DD0"/>
    <w:rsid w:val="00752074"/>
    <w:rsid w:val="0075218B"/>
    <w:rsid w:val="00752C31"/>
    <w:rsid w:val="00752F47"/>
    <w:rsid w:val="0075327E"/>
    <w:rsid w:val="0075349C"/>
    <w:rsid w:val="00754C77"/>
    <w:rsid w:val="007606A7"/>
    <w:rsid w:val="00760867"/>
    <w:rsid w:val="00760A6B"/>
    <w:rsid w:val="00760F59"/>
    <w:rsid w:val="00761D16"/>
    <w:rsid w:val="00763269"/>
    <w:rsid w:val="00763D2B"/>
    <w:rsid w:val="00764932"/>
    <w:rsid w:val="00765036"/>
    <w:rsid w:val="00765FBA"/>
    <w:rsid w:val="007670C9"/>
    <w:rsid w:val="00770027"/>
    <w:rsid w:val="00770192"/>
    <w:rsid w:val="00770A26"/>
    <w:rsid w:val="00770E9D"/>
    <w:rsid w:val="00772F5F"/>
    <w:rsid w:val="007744BF"/>
    <w:rsid w:val="0077470C"/>
    <w:rsid w:val="00774F7D"/>
    <w:rsid w:val="007753EE"/>
    <w:rsid w:val="00775BF2"/>
    <w:rsid w:val="0077766C"/>
    <w:rsid w:val="00777D40"/>
    <w:rsid w:val="007820DE"/>
    <w:rsid w:val="00782EE0"/>
    <w:rsid w:val="00784A74"/>
    <w:rsid w:val="00784C70"/>
    <w:rsid w:val="007904AC"/>
    <w:rsid w:val="00793F84"/>
    <w:rsid w:val="00794F23"/>
    <w:rsid w:val="00795386"/>
    <w:rsid w:val="00796BA2"/>
    <w:rsid w:val="00796CD8"/>
    <w:rsid w:val="007A0F0B"/>
    <w:rsid w:val="007A15F5"/>
    <w:rsid w:val="007A227A"/>
    <w:rsid w:val="007A250B"/>
    <w:rsid w:val="007A2B26"/>
    <w:rsid w:val="007A3AC4"/>
    <w:rsid w:val="007A464C"/>
    <w:rsid w:val="007A4A8D"/>
    <w:rsid w:val="007A75E9"/>
    <w:rsid w:val="007A7CEB"/>
    <w:rsid w:val="007B0041"/>
    <w:rsid w:val="007B12F4"/>
    <w:rsid w:val="007B1BEA"/>
    <w:rsid w:val="007B35B0"/>
    <w:rsid w:val="007B557E"/>
    <w:rsid w:val="007B627B"/>
    <w:rsid w:val="007C07F5"/>
    <w:rsid w:val="007C0BCB"/>
    <w:rsid w:val="007C0FAA"/>
    <w:rsid w:val="007C1F01"/>
    <w:rsid w:val="007C3BF8"/>
    <w:rsid w:val="007C5446"/>
    <w:rsid w:val="007C57A9"/>
    <w:rsid w:val="007C644A"/>
    <w:rsid w:val="007C798A"/>
    <w:rsid w:val="007D192C"/>
    <w:rsid w:val="007D25B8"/>
    <w:rsid w:val="007D367A"/>
    <w:rsid w:val="007D5728"/>
    <w:rsid w:val="007D58BE"/>
    <w:rsid w:val="007D6DDC"/>
    <w:rsid w:val="007E0210"/>
    <w:rsid w:val="007E069C"/>
    <w:rsid w:val="007E1110"/>
    <w:rsid w:val="007E216C"/>
    <w:rsid w:val="007E216F"/>
    <w:rsid w:val="007E2643"/>
    <w:rsid w:val="007E48C8"/>
    <w:rsid w:val="007E72F3"/>
    <w:rsid w:val="007F2486"/>
    <w:rsid w:val="007F2C74"/>
    <w:rsid w:val="007F4E61"/>
    <w:rsid w:val="007F6063"/>
    <w:rsid w:val="007F726E"/>
    <w:rsid w:val="007F7A61"/>
    <w:rsid w:val="008014DA"/>
    <w:rsid w:val="008015A4"/>
    <w:rsid w:val="00803BF5"/>
    <w:rsid w:val="0080549B"/>
    <w:rsid w:val="008055C2"/>
    <w:rsid w:val="00813174"/>
    <w:rsid w:val="00813A63"/>
    <w:rsid w:val="00813EF0"/>
    <w:rsid w:val="0081407D"/>
    <w:rsid w:val="00814433"/>
    <w:rsid w:val="008145FA"/>
    <w:rsid w:val="00814AC5"/>
    <w:rsid w:val="00814C86"/>
    <w:rsid w:val="00814F4B"/>
    <w:rsid w:val="00815A66"/>
    <w:rsid w:val="00816A3F"/>
    <w:rsid w:val="00816B58"/>
    <w:rsid w:val="008174FA"/>
    <w:rsid w:val="008201D9"/>
    <w:rsid w:val="0082082E"/>
    <w:rsid w:val="00821E7A"/>
    <w:rsid w:val="00822734"/>
    <w:rsid w:val="00822AB7"/>
    <w:rsid w:val="00823510"/>
    <w:rsid w:val="0082363C"/>
    <w:rsid w:val="00823B7B"/>
    <w:rsid w:val="00824910"/>
    <w:rsid w:val="00825967"/>
    <w:rsid w:val="008271D1"/>
    <w:rsid w:val="00827B60"/>
    <w:rsid w:val="00830621"/>
    <w:rsid w:val="008308E3"/>
    <w:rsid w:val="0083096A"/>
    <w:rsid w:val="00833BEF"/>
    <w:rsid w:val="008341DE"/>
    <w:rsid w:val="0083469F"/>
    <w:rsid w:val="00834F8D"/>
    <w:rsid w:val="0083777E"/>
    <w:rsid w:val="0083789A"/>
    <w:rsid w:val="00837E3A"/>
    <w:rsid w:val="00841040"/>
    <w:rsid w:val="00841801"/>
    <w:rsid w:val="00841ACF"/>
    <w:rsid w:val="0084216E"/>
    <w:rsid w:val="00842654"/>
    <w:rsid w:val="00846ED9"/>
    <w:rsid w:val="00846F28"/>
    <w:rsid w:val="00847692"/>
    <w:rsid w:val="00847F98"/>
    <w:rsid w:val="008511B8"/>
    <w:rsid w:val="00853D66"/>
    <w:rsid w:val="008551BB"/>
    <w:rsid w:val="00864BA6"/>
    <w:rsid w:val="008653AE"/>
    <w:rsid w:val="008659EB"/>
    <w:rsid w:val="008660CD"/>
    <w:rsid w:val="0086638D"/>
    <w:rsid w:val="008675E2"/>
    <w:rsid w:val="008677BF"/>
    <w:rsid w:val="00867D4C"/>
    <w:rsid w:val="00870370"/>
    <w:rsid w:val="00871F5C"/>
    <w:rsid w:val="0087331E"/>
    <w:rsid w:val="00874237"/>
    <w:rsid w:val="00874C1F"/>
    <w:rsid w:val="00876779"/>
    <w:rsid w:val="00876DFA"/>
    <w:rsid w:val="0088089D"/>
    <w:rsid w:val="008812DA"/>
    <w:rsid w:val="00881F0A"/>
    <w:rsid w:val="008825CF"/>
    <w:rsid w:val="00882A97"/>
    <w:rsid w:val="008843DA"/>
    <w:rsid w:val="008847BB"/>
    <w:rsid w:val="00885133"/>
    <w:rsid w:val="008861F1"/>
    <w:rsid w:val="008872D0"/>
    <w:rsid w:val="0089034A"/>
    <w:rsid w:val="00891796"/>
    <w:rsid w:val="00891A80"/>
    <w:rsid w:val="0089372F"/>
    <w:rsid w:val="00895CAC"/>
    <w:rsid w:val="008968D5"/>
    <w:rsid w:val="008A1454"/>
    <w:rsid w:val="008A3131"/>
    <w:rsid w:val="008A600A"/>
    <w:rsid w:val="008B124B"/>
    <w:rsid w:val="008B2BC2"/>
    <w:rsid w:val="008B36B8"/>
    <w:rsid w:val="008B3A9B"/>
    <w:rsid w:val="008B4591"/>
    <w:rsid w:val="008B516A"/>
    <w:rsid w:val="008B57A6"/>
    <w:rsid w:val="008B5F32"/>
    <w:rsid w:val="008B5F35"/>
    <w:rsid w:val="008B68A0"/>
    <w:rsid w:val="008B7547"/>
    <w:rsid w:val="008C024F"/>
    <w:rsid w:val="008C17AE"/>
    <w:rsid w:val="008C1869"/>
    <w:rsid w:val="008C2197"/>
    <w:rsid w:val="008C219D"/>
    <w:rsid w:val="008C2808"/>
    <w:rsid w:val="008C2900"/>
    <w:rsid w:val="008C2A7F"/>
    <w:rsid w:val="008C49FB"/>
    <w:rsid w:val="008C4D4E"/>
    <w:rsid w:val="008C5DD8"/>
    <w:rsid w:val="008C5EBA"/>
    <w:rsid w:val="008C6D2E"/>
    <w:rsid w:val="008C726F"/>
    <w:rsid w:val="008C7AE3"/>
    <w:rsid w:val="008C7F93"/>
    <w:rsid w:val="008D01C4"/>
    <w:rsid w:val="008D0865"/>
    <w:rsid w:val="008D0E0D"/>
    <w:rsid w:val="008D126B"/>
    <w:rsid w:val="008D1AA1"/>
    <w:rsid w:val="008D261D"/>
    <w:rsid w:val="008D4E8C"/>
    <w:rsid w:val="008D5BA7"/>
    <w:rsid w:val="008D5C29"/>
    <w:rsid w:val="008D70B0"/>
    <w:rsid w:val="008D7F9F"/>
    <w:rsid w:val="008E00D7"/>
    <w:rsid w:val="008E14CF"/>
    <w:rsid w:val="008E3BE5"/>
    <w:rsid w:val="008E52B2"/>
    <w:rsid w:val="008E579A"/>
    <w:rsid w:val="008E7D91"/>
    <w:rsid w:val="008F07DA"/>
    <w:rsid w:val="008F62D3"/>
    <w:rsid w:val="008F74A8"/>
    <w:rsid w:val="008F77E2"/>
    <w:rsid w:val="008F7CFF"/>
    <w:rsid w:val="00900D05"/>
    <w:rsid w:val="00901000"/>
    <w:rsid w:val="00901447"/>
    <w:rsid w:val="00902231"/>
    <w:rsid w:val="00902FC2"/>
    <w:rsid w:val="00904AA4"/>
    <w:rsid w:val="0090500C"/>
    <w:rsid w:val="00905507"/>
    <w:rsid w:val="009063CF"/>
    <w:rsid w:val="00910CDC"/>
    <w:rsid w:val="00911166"/>
    <w:rsid w:val="0091135C"/>
    <w:rsid w:val="0091411D"/>
    <w:rsid w:val="009157F0"/>
    <w:rsid w:val="00915886"/>
    <w:rsid w:val="00916059"/>
    <w:rsid w:val="00916133"/>
    <w:rsid w:val="0091621A"/>
    <w:rsid w:val="00916E4A"/>
    <w:rsid w:val="00920645"/>
    <w:rsid w:val="0092262C"/>
    <w:rsid w:val="00922AAD"/>
    <w:rsid w:val="00923A98"/>
    <w:rsid w:val="00923CE2"/>
    <w:rsid w:val="0092469E"/>
    <w:rsid w:val="00924851"/>
    <w:rsid w:val="00926EB0"/>
    <w:rsid w:val="00927642"/>
    <w:rsid w:val="00930736"/>
    <w:rsid w:val="00931FA1"/>
    <w:rsid w:val="00932C60"/>
    <w:rsid w:val="00934483"/>
    <w:rsid w:val="00935681"/>
    <w:rsid w:val="00937FB8"/>
    <w:rsid w:val="009406C3"/>
    <w:rsid w:val="00940F8C"/>
    <w:rsid w:val="00942897"/>
    <w:rsid w:val="00942D02"/>
    <w:rsid w:val="009433B0"/>
    <w:rsid w:val="00944291"/>
    <w:rsid w:val="0094533C"/>
    <w:rsid w:val="0094586A"/>
    <w:rsid w:val="009460B5"/>
    <w:rsid w:val="009467D4"/>
    <w:rsid w:val="00946856"/>
    <w:rsid w:val="00947380"/>
    <w:rsid w:val="00947ABD"/>
    <w:rsid w:val="009503F0"/>
    <w:rsid w:val="00954236"/>
    <w:rsid w:val="0095493D"/>
    <w:rsid w:val="00954D07"/>
    <w:rsid w:val="009560F7"/>
    <w:rsid w:val="00956572"/>
    <w:rsid w:val="00957C99"/>
    <w:rsid w:val="00960A95"/>
    <w:rsid w:val="00961797"/>
    <w:rsid w:val="00961971"/>
    <w:rsid w:val="0096202B"/>
    <w:rsid w:val="00962206"/>
    <w:rsid w:val="00962B23"/>
    <w:rsid w:val="00964E6E"/>
    <w:rsid w:val="0096547D"/>
    <w:rsid w:val="009663F5"/>
    <w:rsid w:val="0096652C"/>
    <w:rsid w:val="009665F0"/>
    <w:rsid w:val="00970B5D"/>
    <w:rsid w:val="009744A4"/>
    <w:rsid w:val="00975F08"/>
    <w:rsid w:val="00976004"/>
    <w:rsid w:val="00977554"/>
    <w:rsid w:val="00980420"/>
    <w:rsid w:val="00980C16"/>
    <w:rsid w:val="00982A0C"/>
    <w:rsid w:val="009838A0"/>
    <w:rsid w:val="00984063"/>
    <w:rsid w:val="00984201"/>
    <w:rsid w:val="00984626"/>
    <w:rsid w:val="00984E57"/>
    <w:rsid w:val="009906A4"/>
    <w:rsid w:val="00990F84"/>
    <w:rsid w:val="00991738"/>
    <w:rsid w:val="0099475E"/>
    <w:rsid w:val="00995313"/>
    <w:rsid w:val="00995D55"/>
    <w:rsid w:val="00996A04"/>
    <w:rsid w:val="009970AB"/>
    <w:rsid w:val="009A0547"/>
    <w:rsid w:val="009A0D8A"/>
    <w:rsid w:val="009A13F6"/>
    <w:rsid w:val="009A3232"/>
    <w:rsid w:val="009A3AE0"/>
    <w:rsid w:val="009A409C"/>
    <w:rsid w:val="009A637A"/>
    <w:rsid w:val="009A6485"/>
    <w:rsid w:val="009A7ADB"/>
    <w:rsid w:val="009B0D43"/>
    <w:rsid w:val="009B2078"/>
    <w:rsid w:val="009B4192"/>
    <w:rsid w:val="009B5554"/>
    <w:rsid w:val="009B5F67"/>
    <w:rsid w:val="009B6B67"/>
    <w:rsid w:val="009B6B95"/>
    <w:rsid w:val="009B7F98"/>
    <w:rsid w:val="009C0290"/>
    <w:rsid w:val="009C15BD"/>
    <w:rsid w:val="009C283E"/>
    <w:rsid w:val="009C36CA"/>
    <w:rsid w:val="009C3DAD"/>
    <w:rsid w:val="009C50E3"/>
    <w:rsid w:val="009C5CF7"/>
    <w:rsid w:val="009C7165"/>
    <w:rsid w:val="009C7A67"/>
    <w:rsid w:val="009D0DA0"/>
    <w:rsid w:val="009D1751"/>
    <w:rsid w:val="009D3380"/>
    <w:rsid w:val="009D77FE"/>
    <w:rsid w:val="009E028F"/>
    <w:rsid w:val="009E167E"/>
    <w:rsid w:val="009E2F59"/>
    <w:rsid w:val="009E30CB"/>
    <w:rsid w:val="009E55AB"/>
    <w:rsid w:val="009E5A73"/>
    <w:rsid w:val="009E5B22"/>
    <w:rsid w:val="009E7299"/>
    <w:rsid w:val="009E74A7"/>
    <w:rsid w:val="009F052C"/>
    <w:rsid w:val="009F112A"/>
    <w:rsid w:val="009F231B"/>
    <w:rsid w:val="009F3A3E"/>
    <w:rsid w:val="009F4414"/>
    <w:rsid w:val="009F455D"/>
    <w:rsid w:val="009F4A76"/>
    <w:rsid w:val="009F4BA6"/>
    <w:rsid w:val="009F4F88"/>
    <w:rsid w:val="009F566F"/>
    <w:rsid w:val="009F75EB"/>
    <w:rsid w:val="009F772D"/>
    <w:rsid w:val="009F7804"/>
    <w:rsid w:val="00A00DE1"/>
    <w:rsid w:val="00A01BBF"/>
    <w:rsid w:val="00A045EE"/>
    <w:rsid w:val="00A04FDB"/>
    <w:rsid w:val="00A063E4"/>
    <w:rsid w:val="00A076E2"/>
    <w:rsid w:val="00A103F7"/>
    <w:rsid w:val="00A135B7"/>
    <w:rsid w:val="00A15C66"/>
    <w:rsid w:val="00A166EC"/>
    <w:rsid w:val="00A17518"/>
    <w:rsid w:val="00A21624"/>
    <w:rsid w:val="00A21D37"/>
    <w:rsid w:val="00A22367"/>
    <w:rsid w:val="00A223D8"/>
    <w:rsid w:val="00A239BC"/>
    <w:rsid w:val="00A242C2"/>
    <w:rsid w:val="00A2459A"/>
    <w:rsid w:val="00A24CD0"/>
    <w:rsid w:val="00A252CF"/>
    <w:rsid w:val="00A2692F"/>
    <w:rsid w:val="00A26BFD"/>
    <w:rsid w:val="00A2714C"/>
    <w:rsid w:val="00A2716D"/>
    <w:rsid w:val="00A27DB5"/>
    <w:rsid w:val="00A310DF"/>
    <w:rsid w:val="00A311DD"/>
    <w:rsid w:val="00A31C5C"/>
    <w:rsid w:val="00A31DCA"/>
    <w:rsid w:val="00A31F7B"/>
    <w:rsid w:val="00A32F47"/>
    <w:rsid w:val="00A336B9"/>
    <w:rsid w:val="00A35C79"/>
    <w:rsid w:val="00A365E7"/>
    <w:rsid w:val="00A365F3"/>
    <w:rsid w:val="00A40102"/>
    <w:rsid w:val="00A40BBF"/>
    <w:rsid w:val="00A436CF"/>
    <w:rsid w:val="00A44334"/>
    <w:rsid w:val="00A475CE"/>
    <w:rsid w:val="00A507D4"/>
    <w:rsid w:val="00A50D81"/>
    <w:rsid w:val="00A51709"/>
    <w:rsid w:val="00A51FF5"/>
    <w:rsid w:val="00A52325"/>
    <w:rsid w:val="00A52426"/>
    <w:rsid w:val="00A53610"/>
    <w:rsid w:val="00A553EC"/>
    <w:rsid w:val="00A55AA5"/>
    <w:rsid w:val="00A61489"/>
    <w:rsid w:val="00A63340"/>
    <w:rsid w:val="00A6338F"/>
    <w:rsid w:val="00A63670"/>
    <w:rsid w:val="00A64A4C"/>
    <w:rsid w:val="00A64C79"/>
    <w:rsid w:val="00A64ED8"/>
    <w:rsid w:val="00A67915"/>
    <w:rsid w:val="00A70133"/>
    <w:rsid w:val="00A7033F"/>
    <w:rsid w:val="00A738EF"/>
    <w:rsid w:val="00A75002"/>
    <w:rsid w:val="00A77D1C"/>
    <w:rsid w:val="00A80098"/>
    <w:rsid w:val="00A826D1"/>
    <w:rsid w:val="00A83707"/>
    <w:rsid w:val="00A909DC"/>
    <w:rsid w:val="00A91689"/>
    <w:rsid w:val="00A929C4"/>
    <w:rsid w:val="00A9554A"/>
    <w:rsid w:val="00A95B31"/>
    <w:rsid w:val="00A962A4"/>
    <w:rsid w:val="00A96DA2"/>
    <w:rsid w:val="00A9789F"/>
    <w:rsid w:val="00A97C84"/>
    <w:rsid w:val="00AA0405"/>
    <w:rsid w:val="00AA1C0E"/>
    <w:rsid w:val="00AA36D7"/>
    <w:rsid w:val="00AA52EC"/>
    <w:rsid w:val="00AA7C57"/>
    <w:rsid w:val="00AB0664"/>
    <w:rsid w:val="00AB0BFF"/>
    <w:rsid w:val="00AB2C04"/>
    <w:rsid w:val="00AB4EE5"/>
    <w:rsid w:val="00AB6D8D"/>
    <w:rsid w:val="00AB6EB5"/>
    <w:rsid w:val="00AC1B8D"/>
    <w:rsid w:val="00AC333F"/>
    <w:rsid w:val="00AC564B"/>
    <w:rsid w:val="00AC57CE"/>
    <w:rsid w:val="00AC6020"/>
    <w:rsid w:val="00AC62A6"/>
    <w:rsid w:val="00AD064B"/>
    <w:rsid w:val="00AD07EB"/>
    <w:rsid w:val="00AD0A3D"/>
    <w:rsid w:val="00AD2F53"/>
    <w:rsid w:val="00AD32D0"/>
    <w:rsid w:val="00AD4DB8"/>
    <w:rsid w:val="00AE29F6"/>
    <w:rsid w:val="00AE2A84"/>
    <w:rsid w:val="00AE350A"/>
    <w:rsid w:val="00AE385E"/>
    <w:rsid w:val="00AE4FA8"/>
    <w:rsid w:val="00AE6C0A"/>
    <w:rsid w:val="00AE6D41"/>
    <w:rsid w:val="00AF1268"/>
    <w:rsid w:val="00AF131D"/>
    <w:rsid w:val="00AF267C"/>
    <w:rsid w:val="00AF2816"/>
    <w:rsid w:val="00AF2B9B"/>
    <w:rsid w:val="00AF37D4"/>
    <w:rsid w:val="00AF454B"/>
    <w:rsid w:val="00AF46D9"/>
    <w:rsid w:val="00AF5481"/>
    <w:rsid w:val="00AF6C87"/>
    <w:rsid w:val="00AF6F95"/>
    <w:rsid w:val="00AF77BB"/>
    <w:rsid w:val="00AF78BC"/>
    <w:rsid w:val="00AF7FF4"/>
    <w:rsid w:val="00B0224B"/>
    <w:rsid w:val="00B02E0C"/>
    <w:rsid w:val="00B03B0C"/>
    <w:rsid w:val="00B043DC"/>
    <w:rsid w:val="00B04663"/>
    <w:rsid w:val="00B049EA"/>
    <w:rsid w:val="00B063DC"/>
    <w:rsid w:val="00B065EB"/>
    <w:rsid w:val="00B06CCF"/>
    <w:rsid w:val="00B07882"/>
    <w:rsid w:val="00B12754"/>
    <w:rsid w:val="00B134D3"/>
    <w:rsid w:val="00B1557A"/>
    <w:rsid w:val="00B157B5"/>
    <w:rsid w:val="00B16D34"/>
    <w:rsid w:val="00B17356"/>
    <w:rsid w:val="00B17979"/>
    <w:rsid w:val="00B22A78"/>
    <w:rsid w:val="00B2386B"/>
    <w:rsid w:val="00B2644B"/>
    <w:rsid w:val="00B300C4"/>
    <w:rsid w:val="00B3011C"/>
    <w:rsid w:val="00B316F1"/>
    <w:rsid w:val="00B318A6"/>
    <w:rsid w:val="00B3521B"/>
    <w:rsid w:val="00B3583E"/>
    <w:rsid w:val="00B35AA7"/>
    <w:rsid w:val="00B35E7D"/>
    <w:rsid w:val="00B36FD1"/>
    <w:rsid w:val="00B411E2"/>
    <w:rsid w:val="00B417B8"/>
    <w:rsid w:val="00B4261D"/>
    <w:rsid w:val="00B43033"/>
    <w:rsid w:val="00B4314D"/>
    <w:rsid w:val="00B4402F"/>
    <w:rsid w:val="00B50395"/>
    <w:rsid w:val="00B50B68"/>
    <w:rsid w:val="00B51055"/>
    <w:rsid w:val="00B523AF"/>
    <w:rsid w:val="00B52869"/>
    <w:rsid w:val="00B52CB5"/>
    <w:rsid w:val="00B52E1F"/>
    <w:rsid w:val="00B53F88"/>
    <w:rsid w:val="00B56147"/>
    <w:rsid w:val="00B5782C"/>
    <w:rsid w:val="00B61AED"/>
    <w:rsid w:val="00B635DA"/>
    <w:rsid w:val="00B644D2"/>
    <w:rsid w:val="00B65160"/>
    <w:rsid w:val="00B65637"/>
    <w:rsid w:val="00B67BC5"/>
    <w:rsid w:val="00B67FCC"/>
    <w:rsid w:val="00B7107E"/>
    <w:rsid w:val="00B71115"/>
    <w:rsid w:val="00B71293"/>
    <w:rsid w:val="00B712EE"/>
    <w:rsid w:val="00B71346"/>
    <w:rsid w:val="00B72527"/>
    <w:rsid w:val="00B729E5"/>
    <w:rsid w:val="00B7343C"/>
    <w:rsid w:val="00B753AA"/>
    <w:rsid w:val="00B75CE7"/>
    <w:rsid w:val="00B77C20"/>
    <w:rsid w:val="00B77F2D"/>
    <w:rsid w:val="00B821EF"/>
    <w:rsid w:val="00B85BED"/>
    <w:rsid w:val="00B862F1"/>
    <w:rsid w:val="00B864EF"/>
    <w:rsid w:val="00B869C6"/>
    <w:rsid w:val="00B87009"/>
    <w:rsid w:val="00B87EAC"/>
    <w:rsid w:val="00B901B6"/>
    <w:rsid w:val="00B90F22"/>
    <w:rsid w:val="00B9110E"/>
    <w:rsid w:val="00B91B24"/>
    <w:rsid w:val="00B920CF"/>
    <w:rsid w:val="00B93D02"/>
    <w:rsid w:val="00B947EE"/>
    <w:rsid w:val="00B96135"/>
    <w:rsid w:val="00B96755"/>
    <w:rsid w:val="00B97437"/>
    <w:rsid w:val="00B97847"/>
    <w:rsid w:val="00B97E5A"/>
    <w:rsid w:val="00BA04A7"/>
    <w:rsid w:val="00BA1A39"/>
    <w:rsid w:val="00BA1B20"/>
    <w:rsid w:val="00BA20A5"/>
    <w:rsid w:val="00BA266E"/>
    <w:rsid w:val="00BA3AE5"/>
    <w:rsid w:val="00BA4F3E"/>
    <w:rsid w:val="00BA5576"/>
    <w:rsid w:val="00BA6B59"/>
    <w:rsid w:val="00BA7587"/>
    <w:rsid w:val="00BB0636"/>
    <w:rsid w:val="00BB1B29"/>
    <w:rsid w:val="00BB3A1D"/>
    <w:rsid w:val="00BB5287"/>
    <w:rsid w:val="00BB5DEB"/>
    <w:rsid w:val="00BB62FD"/>
    <w:rsid w:val="00BB76C2"/>
    <w:rsid w:val="00BB7A2B"/>
    <w:rsid w:val="00BB7CA8"/>
    <w:rsid w:val="00BC0799"/>
    <w:rsid w:val="00BC108A"/>
    <w:rsid w:val="00BC270E"/>
    <w:rsid w:val="00BC2D59"/>
    <w:rsid w:val="00BC2EEB"/>
    <w:rsid w:val="00BC5B85"/>
    <w:rsid w:val="00BC6160"/>
    <w:rsid w:val="00BD2D5D"/>
    <w:rsid w:val="00BD2DB2"/>
    <w:rsid w:val="00BD5803"/>
    <w:rsid w:val="00BD71ED"/>
    <w:rsid w:val="00BD74F4"/>
    <w:rsid w:val="00BE2A63"/>
    <w:rsid w:val="00BE5893"/>
    <w:rsid w:val="00BF154A"/>
    <w:rsid w:val="00BF1684"/>
    <w:rsid w:val="00BF2A75"/>
    <w:rsid w:val="00BF3F6A"/>
    <w:rsid w:val="00BF6454"/>
    <w:rsid w:val="00BF66B5"/>
    <w:rsid w:val="00BF6F1E"/>
    <w:rsid w:val="00BF7F4A"/>
    <w:rsid w:val="00C0070F"/>
    <w:rsid w:val="00C01274"/>
    <w:rsid w:val="00C012A4"/>
    <w:rsid w:val="00C01C5C"/>
    <w:rsid w:val="00C02916"/>
    <w:rsid w:val="00C057FB"/>
    <w:rsid w:val="00C067C4"/>
    <w:rsid w:val="00C06DFF"/>
    <w:rsid w:val="00C075D6"/>
    <w:rsid w:val="00C1090C"/>
    <w:rsid w:val="00C1106F"/>
    <w:rsid w:val="00C12F82"/>
    <w:rsid w:val="00C13086"/>
    <w:rsid w:val="00C143AF"/>
    <w:rsid w:val="00C14918"/>
    <w:rsid w:val="00C1496F"/>
    <w:rsid w:val="00C14D3A"/>
    <w:rsid w:val="00C15065"/>
    <w:rsid w:val="00C157EB"/>
    <w:rsid w:val="00C1580C"/>
    <w:rsid w:val="00C15863"/>
    <w:rsid w:val="00C172DC"/>
    <w:rsid w:val="00C179DF"/>
    <w:rsid w:val="00C21B41"/>
    <w:rsid w:val="00C228E5"/>
    <w:rsid w:val="00C22E31"/>
    <w:rsid w:val="00C22F45"/>
    <w:rsid w:val="00C2301D"/>
    <w:rsid w:val="00C236CC"/>
    <w:rsid w:val="00C2472F"/>
    <w:rsid w:val="00C24D02"/>
    <w:rsid w:val="00C2649E"/>
    <w:rsid w:val="00C27567"/>
    <w:rsid w:val="00C30658"/>
    <w:rsid w:val="00C31041"/>
    <w:rsid w:val="00C3207F"/>
    <w:rsid w:val="00C3347F"/>
    <w:rsid w:val="00C3491F"/>
    <w:rsid w:val="00C350F3"/>
    <w:rsid w:val="00C36CF2"/>
    <w:rsid w:val="00C44025"/>
    <w:rsid w:val="00C44DB2"/>
    <w:rsid w:val="00C4587E"/>
    <w:rsid w:val="00C4591C"/>
    <w:rsid w:val="00C4752C"/>
    <w:rsid w:val="00C4792C"/>
    <w:rsid w:val="00C47B33"/>
    <w:rsid w:val="00C5143C"/>
    <w:rsid w:val="00C517BF"/>
    <w:rsid w:val="00C5195D"/>
    <w:rsid w:val="00C51F72"/>
    <w:rsid w:val="00C5310C"/>
    <w:rsid w:val="00C54637"/>
    <w:rsid w:val="00C547E4"/>
    <w:rsid w:val="00C566C5"/>
    <w:rsid w:val="00C57926"/>
    <w:rsid w:val="00C62A41"/>
    <w:rsid w:val="00C634CB"/>
    <w:rsid w:val="00C634F3"/>
    <w:rsid w:val="00C63778"/>
    <w:rsid w:val="00C63878"/>
    <w:rsid w:val="00C65705"/>
    <w:rsid w:val="00C6670C"/>
    <w:rsid w:val="00C6795E"/>
    <w:rsid w:val="00C67F66"/>
    <w:rsid w:val="00C70CFE"/>
    <w:rsid w:val="00C71FAD"/>
    <w:rsid w:val="00C74D0C"/>
    <w:rsid w:val="00C76806"/>
    <w:rsid w:val="00C8046C"/>
    <w:rsid w:val="00C80FA9"/>
    <w:rsid w:val="00C81FBA"/>
    <w:rsid w:val="00C837D5"/>
    <w:rsid w:val="00C84923"/>
    <w:rsid w:val="00C861D4"/>
    <w:rsid w:val="00C86AEE"/>
    <w:rsid w:val="00C90EC4"/>
    <w:rsid w:val="00C91FBC"/>
    <w:rsid w:val="00C938D0"/>
    <w:rsid w:val="00C94B32"/>
    <w:rsid w:val="00C94C9E"/>
    <w:rsid w:val="00C94D06"/>
    <w:rsid w:val="00C94F42"/>
    <w:rsid w:val="00C95CA2"/>
    <w:rsid w:val="00C96B8B"/>
    <w:rsid w:val="00C97695"/>
    <w:rsid w:val="00CA1962"/>
    <w:rsid w:val="00CA4D55"/>
    <w:rsid w:val="00CA6DCC"/>
    <w:rsid w:val="00CA6E5C"/>
    <w:rsid w:val="00CA7785"/>
    <w:rsid w:val="00CB07D7"/>
    <w:rsid w:val="00CB0BE2"/>
    <w:rsid w:val="00CB1CA2"/>
    <w:rsid w:val="00CB2D37"/>
    <w:rsid w:val="00CB37C8"/>
    <w:rsid w:val="00CB488A"/>
    <w:rsid w:val="00CB48DF"/>
    <w:rsid w:val="00CB4D6C"/>
    <w:rsid w:val="00CB5E8B"/>
    <w:rsid w:val="00CB6790"/>
    <w:rsid w:val="00CB7284"/>
    <w:rsid w:val="00CB7763"/>
    <w:rsid w:val="00CB79D1"/>
    <w:rsid w:val="00CC191F"/>
    <w:rsid w:val="00CC3002"/>
    <w:rsid w:val="00CC32C2"/>
    <w:rsid w:val="00CC3D2D"/>
    <w:rsid w:val="00CC3D88"/>
    <w:rsid w:val="00CC3F24"/>
    <w:rsid w:val="00CC4400"/>
    <w:rsid w:val="00CC559D"/>
    <w:rsid w:val="00CC75BD"/>
    <w:rsid w:val="00CD1335"/>
    <w:rsid w:val="00CD1961"/>
    <w:rsid w:val="00CD1B9A"/>
    <w:rsid w:val="00CD2250"/>
    <w:rsid w:val="00CD2299"/>
    <w:rsid w:val="00CD354B"/>
    <w:rsid w:val="00CD3B42"/>
    <w:rsid w:val="00CD3CD6"/>
    <w:rsid w:val="00CD4840"/>
    <w:rsid w:val="00CD4E97"/>
    <w:rsid w:val="00CD50D1"/>
    <w:rsid w:val="00CD50F4"/>
    <w:rsid w:val="00CD55F6"/>
    <w:rsid w:val="00CD56DB"/>
    <w:rsid w:val="00CD5C27"/>
    <w:rsid w:val="00CD6D13"/>
    <w:rsid w:val="00CD7682"/>
    <w:rsid w:val="00CE0195"/>
    <w:rsid w:val="00CE0AE9"/>
    <w:rsid w:val="00CE1E98"/>
    <w:rsid w:val="00CE2A82"/>
    <w:rsid w:val="00CE2E9B"/>
    <w:rsid w:val="00CE370E"/>
    <w:rsid w:val="00CE39F7"/>
    <w:rsid w:val="00CE4985"/>
    <w:rsid w:val="00CE551B"/>
    <w:rsid w:val="00CE5D5B"/>
    <w:rsid w:val="00CE5D6B"/>
    <w:rsid w:val="00CE6BA9"/>
    <w:rsid w:val="00CF114F"/>
    <w:rsid w:val="00CF1DAE"/>
    <w:rsid w:val="00CF2184"/>
    <w:rsid w:val="00CF5309"/>
    <w:rsid w:val="00CF6658"/>
    <w:rsid w:val="00CF6C30"/>
    <w:rsid w:val="00CF6DD9"/>
    <w:rsid w:val="00CF6EA0"/>
    <w:rsid w:val="00CF7589"/>
    <w:rsid w:val="00D0032A"/>
    <w:rsid w:val="00D007D8"/>
    <w:rsid w:val="00D029CA"/>
    <w:rsid w:val="00D02B04"/>
    <w:rsid w:val="00D04013"/>
    <w:rsid w:val="00D040F7"/>
    <w:rsid w:val="00D042B0"/>
    <w:rsid w:val="00D05250"/>
    <w:rsid w:val="00D055A1"/>
    <w:rsid w:val="00D0669A"/>
    <w:rsid w:val="00D06EAE"/>
    <w:rsid w:val="00D06F82"/>
    <w:rsid w:val="00D07573"/>
    <w:rsid w:val="00D0786D"/>
    <w:rsid w:val="00D0795E"/>
    <w:rsid w:val="00D12E64"/>
    <w:rsid w:val="00D130BA"/>
    <w:rsid w:val="00D135B8"/>
    <w:rsid w:val="00D136F2"/>
    <w:rsid w:val="00D14BC4"/>
    <w:rsid w:val="00D151AA"/>
    <w:rsid w:val="00D15844"/>
    <w:rsid w:val="00D17EAD"/>
    <w:rsid w:val="00D21546"/>
    <w:rsid w:val="00D21A1C"/>
    <w:rsid w:val="00D21F8F"/>
    <w:rsid w:val="00D2265B"/>
    <w:rsid w:val="00D243DE"/>
    <w:rsid w:val="00D24910"/>
    <w:rsid w:val="00D24F8F"/>
    <w:rsid w:val="00D25563"/>
    <w:rsid w:val="00D25CD5"/>
    <w:rsid w:val="00D27D0D"/>
    <w:rsid w:val="00D30863"/>
    <w:rsid w:val="00D31DF9"/>
    <w:rsid w:val="00D32AAB"/>
    <w:rsid w:val="00D34101"/>
    <w:rsid w:val="00D3487B"/>
    <w:rsid w:val="00D3609C"/>
    <w:rsid w:val="00D36279"/>
    <w:rsid w:val="00D36498"/>
    <w:rsid w:val="00D36A83"/>
    <w:rsid w:val="00D40DA5"/>
    <w:rsid w:val="00D43C06"/>
    <w:rsid w:val="00D4590A"/>
    <w:rsid w:val="00D463E8"/>
    <w:rsid w:val="00D47A5D"/>
    <w:rsid w:val="00D47D89"/>
    <w:rsid w:val="00D50035"/>
    <w:rsid w:val="00D572C5"/>
    <w:rsid w:val="00D57B63"/>
    <w:rsid w:val="00D60149"/>
    <w:rsid w:val="00D6042D"/>
    <w:rsid w:val="00D63EBD"/>
    <w:rsid w:val="00D665EA"/>
    <w:rsid w:val="00D66DDA"/>
    <w:rsid w:val="00D675C0"/>
    <w:rsid w:val="00D67EC8"/>
    <w:rsid w:val="00D70A33"/>
    <w:rsid w:val="00D717D9"/>
    <w:rsid w:val="00D71F91"/>
    <w:rsid w:val="00D7267D"/>
    <w:rsid w:val="00D726BD"/>
    <w:rsid w:val="00D7281E"/>
    <w:rsid w:val="00D73C49"/>
    <w:rsid w:val="00D74971"/>
    <w:rsid w:val="00D74E96"/>
    <w:rsid w:val="00D75C51"/>
    <w:rsid w:val="00D75C92"/>
    <w:rsid w:val="00D7612C"/>
    <w:rsid w:val="00D772EB"/>
    <w:rsid w:val="00D80CAF"/>
    <w:rsid w:val="00D81B06"/>
    <w:rsid w:val="00D84C15"/>
    <w:rsid w:val="00D85090"/>
    <w:rsid w:val="00D87D69"/>
    <w:rsid w:val="00D901C2"/>
    <w:rsid w:val="00D91229"/>
    <w:rsid w:val="00D9190E"/>
    <w:rsid w:val="00D92631"/>
    <w:rsid w:val="00D97315"/>
    <w:rsid w:val="00D97C4D"/>
    <w:rsid w:val="00DA062A"/>
    <w:rsid w:val="00DA4713"/>
    <w:rsid w:val="00DA639E"/>
    <w:rsid w:val="00DB0DAC"/>
    <w:rsid w:val="00DB1780"/>
    <w:rsid w:val="00DB28A4"/>
    <w:rsid w:val="00DB2DC7"/>
    <w:rsid w:val="00DB3969"/>
    <w:rsid w:val="00DB3C2E"/>
    <w:rsid w:val="00DB3DB6"/>
    <w:rsid w:val="00DB6530"/>
    <w:rsid w:val="00DC07C7"/>
    <w:rsid w:val="00DC0C3E"/>
    <w:rsid w:val="00DC1243"/>
    <w:rsid w:val="00DC3671"/>
    <w:rsid w:val="00DC52B1"/>
    <w:rsid w:val="00DC5B95"/>
    <w:rsid w:val="00DC672B"/>
    <w:rsid w:val="00DC67BE"/>
    <w:rsid w:val="00DC7812"/>
    <w:rsid w:val="00DD03F0"/>
    <w:rsid w:val="00DD1272"/>
    <w:rsid w:val="00DD1B42"/>
    <w:rsid w:val="00DD2DBD"/>
    <w:rsid w:val="00DD3D84"/>
    <w:rsid w:val="00DD57C3"/>
    <w:rsid w:val="00DD5E57"/>
    <w:rsid w:val="00DD6DA8"/>
    <w:rsid w:val="00DD7B6A"/>
    <w:rsid w:val="00DE07D5"/>
    <w:rsid w:val="00DE1B74"/>
    <w:rsid w:val="00DE1D88"/>
    <w:rsid w:val="00DE2CD7"/>
    <w:rsid w:val="00DE3FE0"/>
    <w:rsid w:val="00DE400B"/>
    <w:rsid w:val="00DE5960"/>
    <w:rsid w:val="00DE62C8"/>
    <w:rsid w:val="00DE73AC"/>
    <w:rsid w:val="00DE788F"/>
    <w:rsid w:val="00DF0B35"/>
    <w:rsid w:val="00DF0FB4"/>
    <w:rsid w:val="00DF1CAC"/>
    <w:rsid w:val="00DF29DB"/>
    <w:rsid w:val="00DF2AF5"/>
    <w:rsid w:val="00DF2B2A"/>
    <w:rsid w:val="00DF3913"/>
    <w:rsid w:val="00DF5F43"/>
    <w:rsid w:val="00DF78F4"/>
    <w:rsid w:val="00DF7FC0"/>
    <w:rsid w:val="00E00253"/>
    <w:rsid w:val="00E0060C"/>
    <w:rsid w:val="00E02106"/>
    <w:rsid w:val="00E02133"/>
    <w:rsid w:val="00E04496"/>
    <w:rsid w:val="00E060DA"/>
    <w:rsid w:val="00E0694C"/>
    <w:rsid w:val="00E07C6A"/>
    <w:rsid w:val="00E07DCB"/>
    <w:rsid w:val="00E108C7"/>
    <w:rsid w:val="00E11F18"/>
    <w:rsid w:val="00E122FF"/>
    <w:rsid w:val="00E13278"/>
    <w:rsid w:val="00E1396B"/>
    <w:rsid w:val="00E14A9C"/>
    <w:rsid w:val="00E15811"/>
    <w:rsid w:val="00E17237"/>
    <w:rsid w:val="00E17B44"/>
    <w:rsid w:val="00E20A5D"/>
    <w:rsid w:val="00E23896"/>
    <w:rsid w:val="00E23BDE"/>
    <w:rsid w:val="00E247D3"/>
    <w:rsid w:val="00E24D8A"/>
    <w:rsid w:val="00E25049"/>
    <w:rsid w:val="00E2557F"/>
    <w:rsid w:val="00E26114"/>
    <w:rsid w:val="00E27A8A"/>
    <w:rsid w:val="00E27EA9"/>
    <w:rsid w:val="00E30167"/>
    <w:rsid w:val="00E3110D"/>
    <w:rsid w:val="00E3112A"/>
    <w:rsid w:val="00E319A6"/>
    <w:rsid w:val="00E32D41"/>
    <w:rsid w:val="00E3301E"/>
    <w:rsid w:val="00E34867"/>
    <w:rsid w:val="00E36283"/>
    <w:rsid w:val="00E3674B"/>
    <w:rsid w:val="00E3725A"/>
    <w:rsid w:val="00E407BE"/>
    <w:rsid w:val="00E41654"/>
    <w:rsid w:val="00E419FB"/>
    <w:rsid w:val="00E41B0A"/>
    <w:rsid w:val="00E42A92"/>
    <w:rsid w:val="00E45B6A"/>
    <w:rsid w:val="00E45DFF"/>
    <w:rsid w:val="00E45E49"/>
    <w:rsid w:val="00E475F5"/>
    <w:rsid w:val="00E4779D"/>
    <w:rsid w:val="00E47F61"/>
    <w:rsid w:val="00E50E16"/>
    <w:rsid w:val="00E51E1D"/>
    <w:rsid w:val="00E539FF"/>
    <w:rsid w:val="00E54131"/>
    <w:rsid w:val="00E54412"/>
    <w:rsid w:val="00E547BE"/>
    <w:rsid w:val="00E55675"/>
    <w:rsid w:val="00E5570F"/>
    <w:rsid w:val="00E55B48"/>
    <w:rsid w:val="00E57545"/>
    <w:rsid w:val="00E622CD"/>
    <w:rsid w:val="00E622F2"/>
    <w:rsid w:val="00E62555"/>
    <w:rsid w:val="00E63520"/>
    <w:rsid w:val="00E64CC8"/>
    <w:rsid w:val="00E64D5C"/>
    <w:rsid w:val="00E662D5"/>
    <w:rsid w:val="00E66751"/>
    <w:rsid w:val="00E66FBD"/>
    <w:rsid w:val="00E7086E"/>
    <w:rsid w:val="00E72123"/>
    <w:rsid w:val="00E7358F"/>
    <w:rsid w:val="00E73AC5"/>
    <w:rsid w:val="00E754A8"/>
    <w:rsid w:val="00E75D6B"/>
    <w:rsid w:val="00E76BDE"/>
    <w:rsid w:val="00E808EB"/>
    <w:rsid w:val="00E825D6"/>
    <w:rsid w:val="00E82A26"/>
    <w:rsid w:val="00E834EC"/>
    <w:rsid w:val="00E83584"/>
    <w:rsid w:val="00E84E22"/>
    <w:rsid w:val="00E852C0"/>
    <w:rsid w:val="00E85AFD"/>
    <w:rsid w:val="00E86D38"/>
    <w:rsid w:val="00E87D44"/>
    <w:rsid w:val="00E900C4"/>
    <w:rsid w:val="00E90A58"/>
    <w:rsid w:val="00E923B8"/>
    <w:rsid w:val="00E954C4"/>
    <w:rsid w:val="00E96A3D"/>
    <w:rsid w:val="00E96B06"/>
    <w:rsid w:val="00E96E94"/>
    <w:rsid w:val="00E9735C"/>
    <w:rsid w:val="00EA009D"/>
    <w:rsid w:val="00EA12D2"/>
    <w:rsid w:val="00EA3962"/>
    <w:rsid w:val="00EA4ECA"/>
    <w:rsid w:val="00EA5153"/>
    <w:rsid w:val="00EA5C22"/>
    <w:rsid w:val="00EA5C64"/>
    <w:rsid w:val="00EA6D94"/>
    <w:rsid w:val="00EA6F65"/>
    <w:rsid w:val="00EA76B0"/>
    <w:rsid w:val="00EA7CF1"/>
    <w:rsid w:val="00EB0E25"/>
    <w:rsid w:val="00EB231F"/>
    <w:rsid w:val="00EB2EE7"/>
    <w:rsid w:val="00EB6ABD"/>
    <w:rsid w:val="00EC16D5"/>
    <w:rsid w:val="00EC39FF"/>
    <w:rsid w:val="00EC3D26"/>
    <w:rsid w:val="00EC3F09"/>
    <w:rsid w:val="00EC501A"/>
    <w:rsid w:val="00EC5AEB"/>
    <w:rsid w:val="00EC6181"/>
    <w:rsid w:val="00EC6382"/>
    <w:rsid w:val="00EC65AE"/>
    <w:rsid w:val="00ED02FE"/>
    <w:rsid w:val="00ED0675"/>
    <w:rsid w:val="00ED3835"/>
    <w:rsid w:val="00ED4ADC"/>
    <w:rsid w:val="00ED5FB8"/>
    <w:rsid w:val="00ED6E7D"/>
    <w:rsid w:val="00ED7303"/>
    <w:rsid w:val="00ED76B5"/>
    <w:rsid w:val="00ED7BDC"/>
    <w:rsid w:val="00EE038B"/>
    <w:rsid w:val="00EE1DEA"/>
    <w:rsid w:val="00EE4AEA"/>
    <w:rsid w:val="00EE5171"/>
    <w:rsid w:val="00EE78D3"/>
    <w:rsid w:val="00EE7953"/>
    <w:rsid w:val="00EF06DE"/>
    <w:rsid w:val="00EF1563"/>
    <w:rsid w:val="00EF2F6B"/>
    <w:rsid w:val="00EF443F"/>
    <w:rsid w:val="00EF558B"/>
    <w:rsid w:val="00EF5F28"/>
    <w:rsid w:val="00EF6BDC"/>
    <w:rsid w:val="00EF7621"/>
    <w:rsid w:val="00EF7B73"/>
    <w:rsid w:val="00F02381"/>
    <w:rsid w:val="00F0245B"/>
    <w:rsid w:val="00F033F8"/>
    <w:rsid w:val="00F053CB"/>
    <w:rsid w:val="00F05D0E"/>
    <w:rsid w:val="00F11C38"/>
    <w:rsid w:val="00F13B9B"/>
    <w:rsid w:val="00F144B5"/>
    <w:rsid w:val="00F1537D"/>
    <w:rsid w:val="00F16899"/>
    <w:rsid w:val="00F242E4"/>
    <w:rsid w:val="00F249E0"/>
    <w:rsid w:val="00F24C4D"/>
    <w:rsid w:val="00F26A9B"/>
    <w:rsid w:val="00F3144A"/>
    <w:rsid w:val="00F336AA"/>
    <w:rsid w:val="00F33997"/>
    <w:rsid w:val="00F339B5"/>
    <w:rsid w:val="00F34837"/>
    <w:rsid w:val="00F34A92"/>
    <w:rsid w:val="00F34CC6"/>
    <w:rsid w:val="00F35265"/>
    <w:rsid w:val="00F37D65"/>
    <w:rsid w:val="00F415F5"/>
    <w:rsid w:val="00F41C8A"/>
    <w:rsid w:val="00F43255"/>
    <w:rsid w:val="00F43CB9"/>
    <w:rsid w:val="00F45A03"/>
    <w:rsid w:val="00F47152"/>
    <w:rsid w:val="00F4760B"/>
    <w:rsid w:val="00F47E3D"/>
    <w:rsid w:val="00F503D9"/>
    <w:rsid w:val="00F507B2"/>
    <w:rsid w:val="00F50A53"/>
    <w:rsid w:val="00F50EE8"/>
    <w:rsid w:val="00F5316C"/>
    <w:rsid w:val="00F5431F"/>
    <w:rsid w:val="00F55007"/>
    <w:rsid w:val="00F550F5"/>
    <w:rsid w:val="00F55425"/>
    <w:rsid w:val="00F55C6F"/>
    <w:rsid w:val="00F56256"/>
    <w:rsid w:val="00F57956"/>
    <w:rsid w:val="00F606E0"/>
    <w:rsid w:val="00F62A01"/>
    <w:rsid w:val="00F62F38"/>
    <w:rsid w:val="00F63CAD"/>
    <w:rsid w:val="00F65DBB"/>
    <w:rsid w:val="00F663AD"/>
    <w:rsid w:val="00F7066B"/>
    <w:rsid w:val="00F70BB2"/>
    <w:rsid w:val="00F72DB7"/>
    <w:rsid w:val="00F744B7"/>
    <w:rsid w:val="00F74DD5"/>
    <w:rsid w:val="00F7552A"/>
    <w:rsid w:val="00F75F0A"/>
    <w:rsid w:val="00F812AB"/>
    <w:rsid w:val="00F81484"/>
    <w:rsid w:val="00F8241D"/>
    <w:rsid w:val="00F82EFE"/>
    <w:rsid w:val="00F833FF"/>
    <w:rsid w:val="00F83907"/>
    <w:rsid w:val="00F847AA"/>
    <w:rsid w:val="00F84D06"/>
    <w:rsid w:val="00F857B3"/>
    <w:rsid w:val="00F905C8"/>
    <w:rsid w:val="00F906A7"/>
    <w:rsid w:val="00F91B24"/>
    <w:rsid w:val="00F91CF3"/>
    <w:rsid w:val="00F92380"/>
    <w:rsid w:val="00F92960"/>
    <w:rsid w:val="00F93094"/>
    <w:rsid w:val="00F958C1"/>
    <w:rsid w:val="00F968B1"/>
    <w:rsid w:val="00FA09BE"/>
    <w:rsid w:val="00FA1260"/>
    <w:rsid w:val="00FA1967"/>
    <w:rsid w:val="00FA4C1D"/>
    <w:rsid w:val="00FA4EAC"/>
    <w:rsid w:val="00FA6787"/>
    <w:rsid w:val="00FA6860"/>
    <w:rsid w:val="00FB009B"/>
    <w:rsid w:val="00FB1A03"/>
    <w:rsid w:val="00FB4642"/>
    <w:rsid w:val="00FB4CED"/>
    <w:rsid w:val="00FB53B8"/>
    <w:rsid w:val="00FB5BE9"/>
    <w:rsid w:val="00FB67EF"/>
    <w:rsid w:val="00FB6849"/>
    <w:rsid w:val="00FB6B8B"/>
    <w:rsid w:val="00FB73F3"/>
    <w:rsid w:val="00FB7845"/>
    <w:rsid w:val="00FC00AE"/>
    <w:rsid w:val="00FC0298"/>
    <w:rsid w:val="00FC152E"/>
    <w:rsid w:val="00FC22AC"/>
    <w:rsid w:val="00FC281E"/>
    <w:rsid w:val="00FC2960"/>
    <w:rsid w:val="00FC2BD5"/>
    <w:rsid w:val="00FC3096"/>
    <w:rsid w:val="00FC45DB"/>
    <w:rsid w:val="00FC6240"/>
    <w:rsid w:val="00FC6941"/>
    <w:rsid w:val="00FC7274"/>
    <w:rsid w:val="00FC7E0C"/>
    <w:rsid w:val="00FD04A4"/>
    <w:rsid w:val="00FD1039"/>
    <w:rsid w:val="00FD20C5"/>
    <w:rsid w:val="00FD239F"/>
    <w:rsid w:val="00FD278E"/>
    <w:rsid w:val="00FD2B3C"/>
    <w:rsid w:val="00FD2CF7"/>
    <w:rsid w:val="00FD3A4F"/>
    <w:rsid w:val="00FD459E"/>
    <w:rsid w:val="00FD4884"/>
    <w:rsid w:val="00FD553A"/>
    <w:rsid w:val="00FD5A3B"/>
    <w:rsid w:val="00FE019B"/>
    <w:rsid w:val="00FE01C5"/>
    <w:rsid w:val="00FE115F"/>
    <w:rsid w:val="00FE220C"/>
    <w:rsid w:val="00FE22AF"/>
    <w:rsid w:val="00FE27AA"/>
    <w:rsid w:val="00FE2994"/>
    <w:rsid w:val="00FE2E12"/>
    <w:rsid w:val="00FE3059"/>
    <w:rsid w:val="00FE3790"/>
    <w:rsid w:val="00FE3B9A"/>
    <w:rsid w:val="00FE64A2"/>
    <w:rsid w:val="00FE6F92"/>
    <w:rsid w:val="00FE7233"/>
    <w:rsid w:val="00FE7D27"/>
    <w:rsid w:val="00FF19F5"/>
    <w:rsid w:val="00FF2B73"/>
    <w:rsid w:val="00FF2C6C"/>
    <w:rsid w:val="00FF307A"/>
    <w:rsid w:val="00FF5F3B"/>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90223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F91CF3"/>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6530DB"/>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0223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F91CF3"/>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6530DB"/>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A103F7"/>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A311DD"/>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59016B"/>
    <w:pPr>
      <w:tabs>
        <w:tab w:val="right" w:leader="dot" w:pos="9055"/>
      </w:tabs>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5C4698"/>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455E2C"/>
    <w:pPr>
      <w:tabs>
        <w:tab w:val="left" w:pos="1200"/>
        <w:tab w:val="right" w:leader="dot" w:pos="9055"/>
      </w:tabs>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 w:type="character" w:styleId="Refdecomentrio">
    <w:name w:val="annotation reference"/>
    <w:basedOn w:val="Fontepargpadro"/>
    <w:uiPriority w:val="99"/>
    <w:semiHidden/>
    <w:unhideWhenUsed/>
    <w:rsid w:val="00161EF4"/>
    <w:rPr>
      <w:sz w:val="16"/>
      <w:szCs w:val="16"/>
    </w:rPr>
  </w:style>
  <w:style w:type="paragraph" w:styleId="Textodecomentrio">
    <w:name w:val="annotation text"/>
    <w:basedOn w:val="Normal"/>
    <w:link w:val="TextodecomentrioChar"/>
    <w:uiPriority w:val="99"/>
    <w:semiHidden/>
    <w:unhideWhenUsed/>
    <w:rsid w:val="00161EF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61EF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61EF4"/>
    <w:rPr>
      <w:b/>
      <w:bCs/>
    </w:rPr>
  </w:style>
  <w:style w:type="character" w:customStyle="1" w:styleId="AssuntodocomentrioChar">
    <w:name w:val="Assunto do comentário Char"/>
    <w:basedOn w:val="TextodecomentrioChar"/>
    <w:link w:val="Assuntodocomentrio"/>
    <w:uiPriority w:val="99"/>
    <w:semiHidden/>
    <w:rsid w:val="00161EF4"/>
    <w:rPr>
      <w:rFonts w:ascii="Arial" w:hAnsi="Arial"/>
      <w:b/>
      <w:bCs/>
      <w:sz w:val="20"/>
      <w:szCs w:val="20"/>
    </w:rPr>
  </w:style>
  <w:style w:type="paragraph" w:styleId="Textodebalo">
    <w:name w:val="Balloon Text"/>
    <w:basedOn w:val="Normal"/>
    <w:link w:val="TextodebaloChar"/>
    <w:uiPriority w:val="99"/>
    <w:semiHidden/>
    <w:unhideWhenUsed/>
    <w:rsid w:val="00161EF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1EF4"/>
    <w:rPr>
      <w:rFonts w:ascii="Segoe UI" w:hAnsi="Segoe UI" w:cs="Segoe UI"/>
      <w:sz w:val="18"/>
      <w:szCs w:val="18"/>
    </w:rPr>
  </w:style>
  <w:style w:type="paragraph" w:styleId="Reviso">
    <w:name w:val="Revision"/>
    <w:hidden/>
    <w:uiPriority w:val="99"/>
    <w:semiHidden/>
    <w:rsid w:val="00E63520"/>
    <w:rPr>
      <w:rFonts w:ascii="Arial" w:hAnsi="Arial"/>
    </w:rPr>
  </w:style>
  <w:style w:type="paragraph" w:customStyle="1" w:styleId="Apendice">
    <w:name w:val="Apendice"/>
    <w:basedOn w:val="Ttulo1"/>
    <w:qFormat/>
    <w:rsid w:val="007E72F3"/>
    <w:pPr>
      <w:numPr>
        <w:numId w:val="0"/>
      </w:num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2136555921">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83574283">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365106216">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2901824">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sChild>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67805365">
          <w:marLeft w:val="-105"/>
          <w:marRight w:val="0"/>
          <w:marTop w:val="0"/>
          <w:marBottom w:val="0"/>
          <w:divBdr>
            <w:top w:val="none" w:sz="0" w:space="0" w:color="auto"/>
            <w:left w:val="single" w:sz="6" w:space="6" w:color="DDDDDD"/>
            <w:bottom w:val="none" w:sz="0" w:space="0" w:color="auto"/>
            <w:right w:val="none" w:sz="0" w:space="0" w:color="auto"/>
          </w:divBdr>
        </w:div>
        <w:div w:id="328348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530606227">
              <w:marLeft w:val="0"/>
              <w:marRight w:val="0"/>
              <w:marTop w:val="0"/>
              <w:marBottom w:val="0"/>
              <w:divBdr>
                <w:top w:val="none" w:sz="0" w:space="0" w:color="auto"/>
                <w:left w:val="none" w:sz="0" w:space="0" w:color="auto"/>
                <w:bottom w:val="none" w:sz="0" w:space="0" w:color="auto"/>
                <w:right w:val="none" w:sz="0" w:space="0" w:color="auto"/>
              </w:divBdr>
            </w:div>
            <w:div w:id="13459984">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1503854729">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89661228">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636764254">
          <w:marLeft w:val="-105"/>
          <w:marRight w:val="0"/>
          <w:marTop w:val="0"/>
          <w:marBottom w:val="0"/>
          <w:divBdr>
            <w:top w:val="none" w:sz="0" w:space="0" w:color="auto"/>
            <w:left w:val="single" w:sz="6" w:space="6" w:color="DDDDDD"/>
            <w:bottom w:val="none" w:sz="0" w:space="0" w:color="auto"/>
            <w:right w:val="none" w:sz="0" w:space="0" w:color="auto"/>
          </w:divBdr>
        </w:div>
        <w:div w:id="75249282">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3450143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705232">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1519851107">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2561851">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sChild>
    </w:div>
    <w:div w:id="1463114956">
      <w:bodyDiv w:val="1"/>
      <w:marLeft w:val="0"/>
      <w:marRight w:val="0"/>
      <w:marTop w:val="0"/>
      <w:marBottom w:val="0"/>
      <w:divBdr>
        <w:top w:val="none" w:sz="0" w:space="0" w:color="auto"/>
        <w:left w:val="none" w:sz="0" w:space="0" w:color="auto"/>
        <w:bottom w:val="none" w:sz="0" w:space="0" w:color="auto"/>
        <w:right w:val="none" w:sz="0" w:space="0" w:color="auto"/>
      </w:divBdr>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339627818">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53361499">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1476144267">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860579">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sChild>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461459188">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1796156">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1156919959">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34700907">
          <w:marLeft w:val="-105"/>
          <w:marRight w:val="0"/>
          <w:marTop w:val="0"/>
          <w:marBottom w:val="0"/>
          <w:divBdr>
            <w:top w:val="none" w:sz="0" w:space="0" w:color="auto"/>
            <w:left w:val="single" w:sz="6" w:space="6" w:color="DDDDDD"/>
            <w:bottom w:val="none" w:sz="0" w:space="0" w:color="auto"/>
            <w:right w:val="none" w:sz="0" w:space="0" w:color="auto"/>
          </w:divBdr>
        </w:div>
      </w:divsChild>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933855580">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 w:id="1325698">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4" Type="http://schemas.microsoft.com/office/2016/09/relationships/commentsIds" Target="commentsIds.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dialog" TargetMode="External"/><Relationship Id="rId4" Type="http://schemas.openxmlformats.org/officeDocument/2006/relationships/hyperlink" Target="https://t.me/botfather" TargetMode="External"/><Relationship Id="rId5" Type="http://schemas.openxmlformats.org/officeDocument/2006/relationships/hyperlink" Target="https://parse-dashboard.back4app.com/apps/%7Bapp-id%7D" TargetMode="External"/><Relationship Id="rId6" Type="http://schemas.openxmlformats.org/officeDocument/2006/relationships/hyperlink" Target="https://cloud.digitalocean.com/droplets/%7Bdroplet-id%7D" TargetMode="External"/><Relationship Id="rId7" Type="http://schemas.openxmlformats.org/officeDocument/2006/relationships/hyperlink" Target="https://dashboard.heroku.com/apps/%7Bapp-name%7D" TargetMode="External"/><Relationship Id="rId1" Type="http://schemas.openxmlformats.org/officeDocument/2006/relationships/hyperlink" Target="https://assistant-us-south.watsonplatform.net/us-south/%7Buser-id%7D/workspaces/%7Bworkspace-id%7D/build/intents" TargetMode="External"/><Relationship Id="rId2" Type="http://schemas.openxmlformats.org/officeDocument/2006/relationships/hyperlink" Target="https://assistant-us-south.watsonplatform.net/us-south/%7Buser-id%7D/workspaces/%7Bworkspace-id%7D/build/entities/us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EC05C42-5CB8-9842-BA42-3F5FE9A59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71</Pages>
  <Words>27443</Words>
  <Characters>148194</Characters>
  <Application>Microsoft Macintosh Word</Application>
  <DocSecurity>0</DocSecurity>
  <Lines>1234</Lines>
  <Paragraphs>350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235</cp:revision>
  <dcterms:created xsi:type="dcterms:W3CDTF">2018-11-23T17:59:00Z</dcterms:created>
  <dcterms:modified xsi:type="dcterms:W3CDTF">2018-12-05T23:49:00Z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