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3E3B01C8" w:rsidR="0082082E" w:rsidRDefault="0082082E">
      <w:pPr>
        <w:spacing w:line="240" w:lineRule="auto"/>
        <w:jc w:val="left"/>
        <w:rPr>
          <w:rFonts w:cs="Arial"/>
        </w:rPr>
      </w:pPr>
    </w:p>
    <w:p w14:paraId="60AC3443" w14:textId="495DD4B1" w:rsidR="00EF7621" w:rsidRPr="00FE2E12" w:rsidRDefault="00411F18">
      <w:pPr>
        <w:spacing w:line="240" w:lineRule="auto"/>
        <w:jc w:val="left"/>
        <w:rPr>
          <w:rFonts w:cs="Arial"/>
        </w:rPr>
      </w:pPr>
      <w:r>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5D81C2BB" w14:textId="5618665C" w:rsidR="00171783" w:rsidRDefault="00411F18" w:rsidP="00411F18">
      <w:pPr>
        <w:spacing w:line="240" w:lineRule="auto"/>
        <w:jc w:val="left"/>
        <w:rPr>
          <w:rFonts w:cs="Arial"/>
        </w:rPr>
      </w:pPr>
      <w:r>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2DDD7C6D" w:rsidR="005225A3" w:rsidRDefault="00EC65AE" w:rsidP="00A27DB5">
      <w:pPr>
        <w:spacing w:line="240" w:lineRule="auto"/>
        <w:ind w:left="4536"/>
        <w:rPr>
          <w:rFonts w:cs="Arial"/>
        </w:rPr>
      </w:pPr>
      <w:r>
        <w:rPr>
          <w:rFonts w:cs="Arial"/>
        </w:rPr>
        <w:t>&lt;Dedicatória&gt;</w:t>
      </w:r>
    </w:p>
    <w:p w14:paraId="24FB2C27" w14:textId="77777777" w:rsidR="00EF7621" w:rsidRDefault="00EF7621" w:rsidP="00A27DB5">
      <w:pPr>
        <w:spacing w:line="240" w:lineRule="auto"/>
        <w:ind w:left="4536"/>
        <w:rPr>
          <w:rFonts w:cs="Arial"/>
        </w:rPr>
      </w:pPr>
    </w:p>
    <w:p w14:paraId="52D9A3BE" w14:textId="77777777" w:rsidR="00EF7621" w:rsidRDefault="00EF7621" w:rsidP="00A27DB5">
      <w:pPr>
        <w:spacing w:line="240" w:lineRule="auto"/>
        <w:ind w:left="4536"/>
        <w:rPr>
          <w:rFonts w:cs="Arial"/>
        </w:rPr>
      </w:pPr>
    </w:p>
    <w:p w14:paraId="026B861F" w14:textId="77777777" w:rsidR="00EF7621" w:rsidRDefault="00EF7621" w:rsidP="00A27DB5">
      <w:pPr>
        <w:spacing w:line="240" w:lineRule="auto"/>
        <w:ind w:left="4536"/>
        <w:rPr>
          <w:rFonts w:cs="Arial"/>
        </w:rPr>
      </w:pP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224EC450" w14:textId="77777777" w:rsidR="006C3023" w:rsidRDefault="006C3023" w:rsidP="006C3023">
      <w:pPr>
        <w:spacing w:line="240" w:lineRule="auto"/>
        <w:jc w:val="center"/>
        <w:rPr>
          <w:rFonts w:cs="Arial"/>
        </w:rPr>
      </w:pPr>
    </w:p>
    <w:p w14:paraId="3999FB04" w14:textId="77777777" w:rsidR="001F5908" w:rsidRDefault="001F5908" w:rsidP="006C3023">
      <w:pPr>
        <w:spacing w:line="240" w:lineRule="auto"/>
        <w:jc w:val="center"/>
        <w:rPr>
          <w:rFonts w:cs="Arial"/>
        </w:rPr>
      </w:pPr>
    </w:p>
    <w:p w14:paraId="633FA729" w14:textId="77777777" w:rsidR="001F5908" w:rsidRDefault="001F5908" w:rsidP="006C3023">
      <w:pPr>
        <w:spacing w:line="240" w:lineRule="auto"/>
        <w:jc w:val="center"/>
        <w:rPr>
          <w:rFonts w:cs="Arial"/>
        </w:rPr>
      </w:pPr>
    </w:p>
    <w:p w14:paraId="1BFCC084" w14:textId="77777777" w:rsidR="001F5908" w:rsidRDefault="001F5908" w:rsidP="006C3023">
      <w:pPr>
        <w:spacing w:line="240" w:lineRule="auto"/>
        <w:jc w:val="center"/>
        <w:rPr>
          <w:rFonts w:cs="Arial"/>
        </w:rPr>
      </w:pPr>
    </w:p>
    <w:p w14:paraId="4A723BA7" w14:textId="77777777" w:rsidR="001F5908" w:rsidRDefault="001F5908" w:rsidP="006C3023">
      <w:pPr>
        <w:spacing w:line="240" w:lineRule="auto"/>
        <w:jc w:val="center"/>
        <w:rPr>
          <w:rFonts w:cs="Arial"/>
        </w:rPr>
      </w:pPr>
    </w:p>
    <w:p w14:paraId="1B675C3F" w14:textId="77777777" w:rsidR="001F5908" w:rsidRDefault="001F5908" w:rsidP="006C3023">
      <w:pPr>
        <w:spacing w:line="240" w:lineRule="auto"/>
        <w:jc w:val="center"/>
        <w:rPr>
          <w:rFonts w:cs="Arial"/>
        </w:rPr>
      </w:pPr>
    </w:p>
    <w:p w14:paraId="674AA9E9" w14:textId="77777777" w:rsidR="001F5908" w:rsidRDefault="001F5908" w:rsidP="006C3023">
      <w:pPr>
        <w:spacing w:line="240" w:lineRule="auto"/>
        <w:jc w:val="center"/>
        <w:rPr>
          <w:rFonts w:cs="Arial"/>
        </w:rPr>
      </w:pPr>
    </w:p>
    <w:p w14:paraId="3665455C" w14:textId="77777777" w:rsidR="001F5908" w:rsidRDefault="001F5908" w:rsidP="006C3023">
      <w:pPr>
        <w:spacing w:line="240" w:lineRule="auto"/>
        <w:jc w:val="center"/>
        <w:rPr>
          <w:rFonts w:cs="Arial"/>
        </w:rPr>
      </w:pPr>
    </w:p>
    <w:p w14:paraId="66229B9C" w14:textId="77777777" w:rsidR="001F5908" w:rsidRDefault="001F5908" w:rsidP="006C3023">
      <w:pPr>
        <w:spacing w:line="240" w:lineRule="auto"/>
        <w:jc w:val="center"/>
        <w:rPr>
          <w:rFonts w:cs="Arial"/>
        </w:rPr>
      </w:pPr>
    </w:p>
    <w:p w14:paraId="58B88A8F" w14:textId="77777777" w:rsidR="001F5908" w:rsidRDefault="001F5908" w:rsidP="006C3023">
      <w:pPr>
        <w:spacing w:line="240" w:lineRule="auto"/>
        <w:jc w:val="center"/>
        <w:rPr>
          <w:rFonts w:cs="Arial"/>
        </w:rPr>
      </w:pPr>
    </w:p>
    <w:p w14:paraId="3AA87674" w14:textId="77777777" w:rsidR="001F5908" w:rsidRDefault="001F5908" w:rsidP="006C3023">
      <w:pPr>
        <w:spacing w:line="240" w:lineRule="auto"/>
        <w:jc w:val="center"/>
        <w:rPr>
          <w:rFonts w:cs="Arial"/>
        </w:rPr>
      </w:pPr>
    </w:p>
    <w:p w14:paraId="6BD50632" w14:textId="77777777" w:rsidR="001F5908" w:rsidRDefault="001F5908" w:rsidP="006C3023">
      <w:pPr>
        <w:spacing w:line="240" w:lineRule="auto"/>
        <w:jc w:val="center"/>
        <w:rPr>
          <w:rFonts w:cs="Arial"/>
        </w:rPr>
      </w:pPr>
    </w:p>
    <w:p w14:paraId="665BA5FF" w14:textId="77777777" w:rsidR="001F5908" w:rsidRDefault="001F5908" w:rsidP="006C3023">
      <w:pPr>
        <w:spacing w:line="240" w:lineRule="auto"/>
        <w:jc w:val="center"/>
        <w:rPr>
          <w:rFonts w:cs="Arial"/>
        </w:rPr>
      </w:pPr>
    </w:p>
    <w:p w14:paraId="64FC0EF6" w14:textId="77777777" w:rsidR="001F5908" w:rsidRDefault="001F5908" w:rsidP="006C3023">
      <w:pPr>
        <w:spacing w:line="240" w:lineRule="auto"/>
        <w:jc w:val="center"/>
        <w:rPr>
          <w:rFonts w:cs="Arial"/>
        </w:rPr>
      </w:pPr>
    </w:p>
    <w:p w14:paraId="34D6DFB7" w14:textId="77777777" w:rsidR="001F5908" w:rsidRDefault="001F5908" w:rsidP="006C3023">
      <w:pPr>
        <w:spacing w:line="240" w:lineRule="auto"/>
        <w:jc w:val="center"/>
        <w:rPr>
          <w:rFonts w:cs="Arial"/>
        </w:rPr>
      </w:pPr>
    </w:p>
    <w:p w14:paraId="32513BFC" w14:textId="77777777" w:rsidR="001F5908" w:rsidRDefault="001F5908" w:rsidP="006C3023">
      <w:pPr>
        <w:spacing w:line="240" w:lineRule="auto"/>
        <w:jc w:val="center"/>
        <w:rPr>
          <w:rFonts w:cs="Arial"/>
        </w:rPr>
      </w:pPr>
    </w:p>
    <w:p w14:paraId="7176F77A" w14:textId="77777777" w:rsidR="001F5908" w:rsidRDefault="001F5908" w:rsidP="006C3023">
      <w:pPr>
        <w:spacing w:line="240" w:lineRule="auto"/>
        <w:jc w:val="center"/>
        <w:rPr>
          <w:rFonts w:cs="Arial"/>
        </w:rPr>
      </w:pPr>
    </w:p>
    <w:p w14:paraId="7C0107B7" w14:textId="77777777" w:rsidR="001F5908" w:rsidRDefault="001F5908" w:rsidP="006C3023">
      <w:pPr>
        <w:spacing w:line="240" w:lineRule="auto"/>
        <w:jc w:val="center"/>
        <w:rPr>
          <w:rFonts w:cs="Arial"/>
        </w:rPr>
      </w:pPr>
    </w:p>
    <w:p w14:paraId="4E91F62F" w14:textId="77777777" w:rsidR="001F5908" w:rsidRDefault="001F5908" w:rsidP="006C3023">
      <w:pPr>
        <w:spacing w:line="240" w:lineRule="auto"/>
        <w:jc w:val="center"/>
        <w:rPr>
          <w:rFonts w:cs="Arial"/>
        </w:rPr>
      </w:pPr>
    </w:p>
    <w:p w14:paraId="509E48E8" w14:textId="77777777" w:rsidR="001F5908" w:rsidRDefault="001F5908" w:rsidP="006C3023">
      <w:pPr>
        <w:spacing w:line="240" w:lineRule="auto"/>
        <w:jc w:val="center"/>
        <w:rPr>
          <w:rFonts w:cs="Arial"/>
        </w:rPr>
      </w:pPr>
    </w:p>
    <w:p w14:paraId="635FD255" w14:textId="77777777" w:rsidR="001F5908" w:rsidRDefault="001F5908" w:rsidP="006C3023">
      <w:pPr>
        <w:spacing w:line="240" w:lineRule="auto"/>
        <w:jc w:val="center"/>
        <w:rPr>
          <w:rFonts w:cs="Arial"/>
        </w:rPr>
      </w:pPr>
    </w:p>
    <w:p w14:paraId="6E14EFDA" w14:textId="77777777" w:rsidR="001F5908" w:rsidRDefault="001F5908" w:rsidP="006C3023">
      <w:pPr>
        <w:spacing w:line="240" w:lineRule="auto"/>
        <w:jc w:val="center"/>
        <w:rPr>
          <w:rFonts w:cs="Arial"/>
        </w:rPr>
      </w:pPr>
    </w:p>
    <w:p w14:paraId="34426A65" w14:textId="77777777" w:rsidR="001F5908" w:rsidRDefault="001F5908" w:rsidP="006C3023">
      <w:pPr>
        <w:spacing w:line="240" w:lineRule="auto"/>
        <w:jc w:val="center"/>
        <w:rPr>
          <w:rFonts w:cs="Arial"/>
        </w:rPr>
      </w:pPr>
    </w:p>
    <w:p w14:paraId="72F86341" w14:textId="77777777" w:rsidR="001F5908" w:rsidRDefault="001F5908" w:rsidP="006C3023">
      <w:pPr>
        <w:spacing w:line="240" w:lineRule="auto"/>
        <w:jc w:val="center"/>
        <w:rPr>
          <w:rFonts w:cs="Arial"/>
        </w:rPr>
      </w:pPr>
    </w:p>
    <w:p w14:paraId="3E04A827" w14:textId="77777777" w:rsidR="001F5908" w:rsidRDefault="001F5908" w:rsidP="006C3023">
      <w:pPr>
        <w:spacing w:line="240" w:lineRule="auto"/>
        <w:jc w:val="center"/>
        <w:rPr>
          <w:rFonts w:cs="Arial"/>
        </w:rPr>
      </w:pPr>
    </w:p>
    <w:p w14:paraId="53B3BD9A" w14:textId="77777777" w:rsidR="001F5908" w:rsidRDefault="001F5908" w:rsidP="006C3023">
      <w:pPr>
        <w:spacing w:line="240" w:lineRule="auto"/>
        <w:jc w:val="center"/>
        <w:rPr>
          <w:rFonts w:cs="Arial"/>
        </w:rPr>
      </w:pPr>
    </w:p>
    <w:p w14:paraId="317DAA31" w14:textId="77777777" w:rsidR="001F5908" w:rsidRDefault="001F5908" w:rsidP="006C3023">
      <w:pPr>
        <w:spacing w:line="240" w:lineRule="auto"/>
        <w:jc w:val="center"/>
        <w:rPr>
          <w:rFonts w:cs="Arial"/>
        </w:rPr>
      </w:pPr>
    </w:p>
    <w:p w14:paraId="3CF6ED32" w14:textId="77777777" w:rsidR="001F5908" w:rsidRDefault="001F5908" w:rsidP="006C3023">
      <w:pPr>
        <w:spacing w:line="240" w:lineRule="auto"/>
        <w:jc w:val="center"/>
        <w:rPr>
          <w:rFonts w:cs="Arial"/>
        </w:rPr>
      </w:pPr>
    </w:p>
    <w:p w14:paraId="67F6775F" w14:textId="77777777" w:rsidR="001F5908" w:rsidRDefault="001F5908" w:rsidP="006C3023">
      <w:pPr>
        <w:spacing w:line="240" w:lineRule="auto"/>
        <w:jc w:val="center"/>
        <w:rPr>
          <w:rFonts w:cs="Arial"/>
        </w:rPr>
      </w:pPr>
    </w:p>
    <w:p w14:paraId="754E5A0A" w14:textId="77777777" w:rsidR="001F5908" w:rsidRDefault="001F5908" w:rsidP="006C3023">
      <w:pPr>
        <w:spacing w:line="240" w:lineRule="auto"/>
        <w:jc w:val="center"/>
        <w:rPr>
          <w:rFonts w:cs="Arial"/>
        </w:rPr>
      </w:pPr>
    </w:p>
    <w:p w14:paraId="59E12C5D" w14:textId="77777777" w:rsidR="001F5908" w:rsidRDefault="001F5908" w:rsidP="006C3023">
      <w:pPr>
        <w:spacing w:line="240" w:lineRule="auto"/>
        <w:jc w:val="center"/>
        <w:rPr>
          <w:rFonts w:cs="Arial"/>
        </w:rPr>
      </w:pPr>
    </w:p>
    <w:p w14:paraId="2E6FDA02" w14:textId="77777777" w:rsidR="001F5908" w:rsidRDefault="001F5908" w:rsidP="006C3023">
      <w:pPr>
        <w:spacing w:line="240" w:lineRule="auto"/>
        <w:jc w:val="center"/>
        <w:rPr>
          <w:rFonts w:cs="Arial"/>
        </w:rPr>
      </w:pPr>
    </w:p>
    <w:p w14:paraId="140B39A0" w14:textId="77777777" w:rsidR="001F5908" w:rsidRDefault="001F5908" w:rsidP="006C3023">
      <w:pPr>
        <w:spacing w:line="240" w:lineRule="auto"/>
        <w:jc w:val="center"/>
        <w:rPr>
          <w:rFonts w:cs="Arial"/>
        </w:rPr>
      </w:pPr>
    </w:p>
    <w:p w14:paraId="0DAE59C3" w14:textId="77777777" w:rsidR="001F5908" w:rsidRDefault="001F5908" w:rsidP="006C3023">
      <w:pPr>
        <w:spacing w:line="240" w:lineRule="auto"/>
        <w:jc w:val="center"/>
        <w:rPr>
          <w:rFonts w:cs="Arial"/>
        </w:rPr>
      </w:pPr>
    </w:p>
    <w:p w14:paraId="74B64EE0" w14:textId="77777777" w:rsidR="001F5908" w:rsidRDefault="001F5908" w:rsidP="006C3023">
      <w:pPr>
        <w:spacing w:line="240" w:lineRule="auto"/>
        <w:jc w:val="center"/>
        <w:rPr>
          <w:rFonts w:cs="Arial"/>
        </w:rPr>
      </w:pPr>
    </w:p>
    <w:p w14:paraId="10FCDAB1" w14:textId="77777777" w:rsidR="001F5908" w:rsidRDefault="001F5908" w:rsidP="006C3023">
      <w:pPr>
        <w:spacing w:line="240" w:lineRule="auto"/>
        <w:jc w:val="center"/>
        <w:rPr>
          <w:rFonts w:cs="Arial"/>
        </w:rPr>
      </w:pPr>
    </w:p>
    <w:p w14:paraId="4F5E80C1" w14:textId="77777777" w:rsidR="001F5908" w:rsidRDefault="001F5908" w:rsidP="006C3023">
      <w:pPr>
        <w:spacing w:line="240" w:lineRule="auto"/>
        <w:jc w:val="center"/>
        <w:rPr>
          <w:rFonts w:cs="Arial"/>
        </w:rPr>
      </w:pPr>
    </w:p>
    <w:p w14:paraId="777E5EC0" w14:textId="77777777" w:rsidR="001F5908" w:rsidRDefault="001F5908" w:rsidP="006C3023">
      <w:pPr>
        <w:spacing w:line="240" w:lineRule="auto"/>
        <w:jc w:val="center"/>
        <w:rPr>
          <w:rFonts w:cs="Arial"/>
        </w:rPr>
      </w:pPr>
    </w:p>
    <w:p w14:paraId="4605E881" w14:textId="77777777" w:rsidR="001F5908" w:rsidRDefault="001F5908" w:rsidP="006C3023">
      <w:pPr>
        <w:spacing w:line="240" w:lineRule="auto"/>
        <w:jc w:val="center"/>
        <w:rPr>
          <w:rFonts w:cs="Arial"/>
        </w:rPr>
      </w:pPr>
    </w:p>
    <w:p w14:paraId="6BB58756" w14:textId="77777777" w:rsidR="001F5908" w:rsidRDefault="001F5908" w:rsidP="006C3023">
      <w:pPr>
        <w:spacing w:line="240" w:lineRule="auto"/>
        <w:jc w:val="center"/>
        <w:rPr>
          <w:rFonts w:cs="Arial"/>
        </w:rPr>
      </w:pP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proofErr w:type="gramStart"/>
      <w:r>
        <w:rPr>
          <w:rFonts w:cs="Arial"/>
        </w:rPr>
        <w:t>&lt;</w:t>
      </w:r>
      <w:r w:rsidR="00C24D02">
        <w:rPr>
          <w:rFonts w:cs="Arial"/>
        </w:rPr>
        <w:t>Epigrafe</w:t>
      </w:r>
      <w:proofErr w:type="gramEnd"/>
      <w:r w:rsidR="003A391E">
        <w:rPr>
          <w:rFonts w:cs="Arial"/>
        </w:rPr>
        <w:t>&gt;</w:t>
      </w:r>
    </w:p>
    <w:p w14:paraId="3ABD2447" w14:textId="77777777" w:rsidR="001F5908" w:rsidRDefault="001F5908" w:rsidP="00B71115">
      <w:pPr>
        <w:tabs>
          <w:tab w:val="left" w:pos="6672"/>
        </w:tabs>
        <w:spacing w:line="240" w:lineRule="auto"/>
        <w:ind w:left="4536"/>
        <w:rPr>
          <w:rFonts w:cs="Arial"/>
        </w:rPr>
      </w:pP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4CCB9FC5" w:rsidR="0082082E" w:rsidRPr="007C57A9" w:rsidRDefault="00151F9C" w:rsidP="0009508D">
      <w:pPr>
        <w:jc w:val="center"/>
        <w:rPr>
          <w:rFonts w:cs="Arial"/>
          <w:b/>
          <w:bCs/>
        </w:rPr>
      </w:pPr>
      <w:r w:rsidRPr="00151F9C">
        <w:rPr>
          <w:rFonts w:cs="Arial"/>
          <w:b/>
          <w:bCs/>
        </w:rPr>
        <w:lastRenderedPageBreak/>
        <w:t xml:space="preserve">LANA, ASSISTENTE PESSOAL: </w:t>
      </w:r>
      <w:r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3F0D3F">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990F84">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proofErr w:type="spellStart"/>
      <w:r w:rsidR="009A7ADB" w:rsidRPr="005F53B9">
        <w:rPr>
          <w:rFonts w:cs="Arial"/>
          <w:iCs/>
          <w:lang w:val="en-US"/>
        </w:rPr>
        <w:t>Sistemas</w:t>
      </w:r>
      <w:proofErr w:type="spellEnd"/>
      <w:r w:rsidR="009A7ADB" w:rsidRPr="005F53B9">
        <w:rPr>
          <w:rFonts w:cs="Arial"/>
          <w:iCs/>
          <w:lang w:val="en-US"/>
        </w:rPr>
        <w:t xml:space="preserve"> </w:t>
      </w:r>
      <w:proofErr w:type="spellStart"/>
      <w:r w:rsidR="009A7ADB" w:rsidRPr="005F53B9">
        <w:rPr>
          <w:rFonts w:cs="Arial"/>
          <w:iCs/>
          <w:lang w:val="en-US"/>
        </w:rPr>
        <w:t>Distribuídos</w:t>
      </w:r>
      <w:proofErr w:type="spellEnd"/>
      <w:r w:rsidR="009A7ADB" w:rsidRPr="005F53B9">
        <w:rPr>
          <w:rFonts w:cs="Arial"/>
          <w:iCs/>
          <w:lang w:val="en-US"/>
        </w:rPr>
        <w:t>.</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2908D2B0" w14:textId="77777777" w:rsidR="003124F4" w:rsidRPr="005F53B9" w:rsidRDefault="003124F4">
      <w:pPr>
        <w:spacing w:line="240" w:lineRule="auto"/>
        <w:jc w:val="left"/>
        <w:rPr>
          <w:rFonts w:cs="Arial"/>
          <w:lang w:val="en-US"/>
        </w:rPr>
      </w:pPr>
    </w:p>
    <w:p w14:paraId="7D33A084" w14:textId="77777777" w:rsidR="004D2415" w:rsidRPr="005F53B9" w:rsidRDefault="004D2415">
      <w:pPr>
        <w:spacing w:line="240" w:lineRule="auto"/>
        <w:jc w:val="left"/>
        <w:rPr>
          <w:rFonts w:cs="Arial"/>
          <w:lang w:val="en-US"/>
        </w:rPr>
      </w:pPr>
    </w:p>
    <w:p w14:paraId="436DA140" w14:textId="77777777" w:rsidR="0082082E" w:rsidRPr="005F53B9" w:rsidRDefault="0082082E">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CA09314"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321C6E" w:rsidRPr="005F53B9">
        <w:rPr>
          <w:lang w:val="en-US"/>
        </w:rPr>
        <w:t>IBM</w:t>
      </w:r>
      <w:r w:rsidRPr="005F53B9">
        <w:rPr>
          <w:lang w:val="en-US"/>
        </w:rPr>
        <w:t xml:space="preserve"> Watson and web scraping </w:t>
      </w:r>
      <w:r w:rsidR="00321C6E" w:rsidRPr="005F53B9">
        <w:rPr>
          <w:lang w:val="en-US"/>
        </w:rPr>
        <w:t>to extract information regarding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20800FBD" w:rsidR="00FD553A" w:rsidRPr="005F53B9" w:rsidRDefault="00E02106" w:rsidP="003F0D3F">
      <w:pPr>
        <w:pStyle w:val="Resumo"/>
      </w:pPr>
      <w:r w:rsidRPr="005F53B9">
        <w:t xml:space="preserve">With </w:t>
      </w:r>
      <w:proofErr w:type="spellStart"/>
      <w:r w:rsidRPr="005F53B9">
        <w:t>the</w:t>
      </w:r>
      <w:proofErr w:type="spellEnd"/>
      <w:r w:rsidRPr="005F53B9">
        <w:t xml:space="preserve"> spread </w:t>
      </w:r>
      <w:proofErr w:type="spellStart"/>
      <w:r w:rsidRPr="005F53B9">
        <w:t>of</w:t>
      </w:r>
      <w:proofErr w:type="spellEnd"/>
      <w:r w:rsidRPr="005F53B9">
        <w:t xml:space="preserve"> </w:t>
      </w:r>
      <w:proofErr w:type="spellStart"/>
      <w:r w:rsidRPr="005F53B9">
        <w:t>personal</w:t>
      </w:r>
      <w:proofErr w:type="spellEnd"/>
      <w:r w:rsidRPr="005F53B9">
        <w:t xml:space="preserve"> </w:t>
      </w:r>
      <w:proofErr w:type="spellStart"/>
      <w:r w:rsidRPr="005F53B9">
        <w:t>computers</w:t>
      </w:r>
      <w:proofErr w:type="spellEnd"/>
      <w:r w:rsidRPr="005F53B9">
        <w:t xml:space="preserve"> and mobile </w:t>
      </w:r>
      <w:proofErr w:type="spellStart"/>
      <w:r w:rsidRPr="005F53B9">
        <w:t>devices</w:t>
      </w:r>
      <w:proofErr w:type="spellEnd"/>
      <w:r w:rsidRPr="005F53B9">
        <w:t xml:space="preserve"> </w:t>
      </w:r>
      <w:proofErr w:type="spellStart"/>
      <w:r w:rsidRPr="005F53B9">
        <w:t>connected</w:t>
      </w:r>
      <w:proofErr w:type="spellEnd"/>
      <w:r w:rsidRPr="005F53B9">
        <w:t xml:space="preserve"> to </w:t>
      </w:r>
      <w:proofErr w:type="spellStart"/>
      <w:r w:rsidRPr="005F53B9">
        <w:t>the</w:t>
      </w:r>
      <w:proofErr w:type="spellEnd"/>
      <w:r w:rsidRPr="005F53B9">
        <w:t xml:space="preserve"> internet, </w:t>
      </w:r>
      <w:proofErr w:type="spellStart"/>
      <w:r w:rsidRPr="005F53B9">
        <w:t>along</w:t>
      </w:r>
      <w:proofErr w:type="spellEnd"/>
      <w:r w:rsidRPr="005F53B9">
        <w:t xml:space="preserve"> with </w:t>
      </w:r>
      <w:proofErr w:type="spellStart"/>
      <w:r w:rsidRPr="005F53B9">
        <w:t>the</w:t>
      </w:r>
      <w:proofErr w:type="spellEnd"/>
      <w:r w:rsidRPr="005F53B9">
        <w:t xml:space="preserve"> </w:t>
      </w:r>
      <w:proofErr w:type="spellStart"/>
      <w:r w:rsidRPr="005F53B9">
        <w:t>advancement</w:t>
      </w:r>
      <w:proofErr w:type="spellEnd"/>
      <w:r w:rsidRPr="005F53B9">
        <w:t xml:space="preserve"> </w:t>
      </w:r>
      <w:proofErr w:type="spellStart"/>
      <w:r w:rsidRPr="005F53B9">
        <w:t>of</w:t>
      </w:r>
      <w:proofErr w:type="spellEnd"/>
      <w:r w:rsidRPr="005F53B9">
        <w:t xml:space="preserve"> </w:t>
      </w:r>
      <w:proofErr w:type="spellStart"/>
      <w:r w:rsidRPr="005F53B9">
        <w:t>cognitive</w:t>
      </w:r>
      <w:proofErr w:type="spellEnd"/>
      <w:r w:rsidRPr="005F53B9">
        <w:t xml:space="preserve"> </w:t>
      </w:r>
      <w:proofErr w:type="spellStart"/>
      <w:r w:rsidRPr="005F53B9">
        <w:t>technology</w:t>
      </w:r>
      <w:proofErr w:type="spellEnd"/>
      <w:r w:rsidRPr="005F53B9">
        <w:t xml:space="preserve"> in </w:t>
      </w:r>
      <w:proofErr w:type="spellStart"/>
      <w:r w:rsidRPr="005F53B9">
        <w:t>the</w:t>
      </w:r>
      <w:proofErr w:type="spellEnd"/>
      <w:r w:rsidRPr="005F53B9">
        <w:t xml:space="preserve"> </w:t>
      </w:r>
      <w:proofErr w:type="spellStart"/>
      <w:r w:rsidRPr="005F53B9">
        <w:t>area</w:t>
      </w:r>
      <w:proofErr w:type="spellEnd"/>
      <w:r w:rsidRPr="005F53B9">
        <w:t xml:space="preserve"> </w:t>
      </w:r>
      <w:proofErr w:type="spellStart"/>
      <w:r w:rsidRPr="005F53B9">
        <w:t>of</w:t>
      </w:r>
      <w:proofErr w:type="spellEnd"/>
      <w:r w:rsidRPr="005F53B9">
        <w:t xml:space="preserve"> ​​natural </w:t>
      </w:r>
      <w:proofErr w:type="spellStart"/>
      <w:r w:rsidRPr="005F53B9">
        <w:t>language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softwares </w:t>
      </w:r>
      <w:proofErr w:type="spellStart"/>
      <w:r w:rsidRPr="005F53B9">
        <w:t>has</w:t>
      </w:r>
      <w:proofErr w:type="spellEnd"/>
      <w:r w:rsidRPr="005F53B9">
        <w:t xml:space="preserve"> </w:t>
      </w:r>
      <w:proofErr w:type="spellStart"/>
      <w:r w:rsidRPr="005F53B9">
        <w:t>emerged</w:t>
      </w:r>
      <w:proofErr w:type="spellEnd"/>
      <w:r w:rsidRPr="005F53B9">
        <w:t xml:space="preserve"> for a </w:t>
      </w:r>
      <w:proofErr w:type="spellStart"/>
      <w:r w:rsidRPr="005F53B9">
        <w:t>variety</w:t>
      </w:r>
      <w:proofErr w:type="spellEnd"/>
      <w:r w:rsidRPr="005F53B9">
        <w:t xml:space="preserve"> </w:t>
      </w:r>
      <w:proofErr w:type="spellStart"/>
      <w:r w:rsidRPr="005F53B9">
        <w:t>of</w:t>
      </w:r>
      <w:proofErr w:type="spellEnd"/>
      <w:r w:rsidRPr="005F53B9">
        <w:t xml:space="preserve"> </w:t>
      </w:r>
      <w:proofErr w:type="spellStart"/>
      <w:r w:rsidRPr="005F53B9">
        <w:t>purposes</w:t>
      </w:r>
      <w:proofErr w:type="spellEnd"/>
      <w:r w:rsidRPr="005F53B9">
        <w:t xml:space="preserve">. </w:t>
      </w:r>
      <w:proofErr w:type="spellStart"/>
      <w:r w:rsidRPr="005F53B9">
        <w:t>The</w:t>
      </w:r>
      <w:proofErr w:type="spellEnd"/>
      <w:r w:rsidRPr="005F53B9">
        <w:t xml:space="preserve"> </w:t>
      </w:r>
      <w:proofErr w:type="spellStart"/>
      <w:r w:rsidRPr="005F53B9">
        <w:t>interaction</w:t>
      </w:r>
      <w:proofErr w:type="spellEnd"/>
      <w:r w:rsidRPr="005F53B9">
        <w:t xml:space="preserve"> </w:t>
      </w:r>
      <w:proofErr w:type="spellStart"/>
      <w:r w:rsidRPr="005F53B9">
        <w:t>between</w:t>
      </w:r>
      <w:proofErr w:type="spellEnd"/>
      <w:r w:rsidRPr="005F53B9">
        <w:t xml:space="preserve"> </w:t>
      </w:r>
      <w:proofErr w:type="spellStart"/>
      <w:r w:rsidRPr="005F53B9">
        <w:t>the</w:t>
      </w:r>
      <w:proofErr w:type="spellEnd"/>
      <w:r w:rsidRPr="005F53B9">
        <w:t xml:space="preserve"> user and a </w:t>
      </w:r>
      <w:proofErr w:type="spellStart"/>
      <w:r w:rsidRPr="005F53B9">
        <w:t>personal</w:t>
      </w:r>
      <w:proofErr w:type="spellEnd"/>
      <w:r w:rsidRPr="005F53B9">
        <w:t xml:space="preserve"> </w:t>
      </w:r>
      <w:proofErr w:type="spellStart"/>
      <w:r w:rsidRPr="005F53B9">
        <w:t>assistant</w:t>
      </w:r>
      <w:proofErr w:type="spellEnd"/>
      <w:r w:rsidRPr="005F53B9">
        <w:t xml:space="preserve"> </w:t>
      </w:r>
      <w:proofErr w:type="spellStart"/>
      <w:r w:rsidRPr="005F53B9">
        <w:t>usually</w:t>
      </w:r>
      <w:proofErr w:type="spellEnd"/>
      <w:r w:rsidRPr="005F53B9">
        <w:t xml:space="preserve"> </w:t>
      </w:r>
      <w:proofErr w:type="spellStart"/>
      <w:r w:rsidRPr="005F53B9">
        <w:t>occurs</w:t>
      </w:r>
      <w:proofErr w:type="spellEnd"/>
      <w:r w:rsidRPr="005F53B9">
        <w:t xml:space="preserve"> </w:t>
      </w:r>
      <w:proofErr w:type="spellStart"/>
      <w:r w:rsidRPr="005F53B9">
        <w:t>through</w:t>
      </w:r>
      <w:proofErr w:type="spellEnd"/>
      <w:r w:rsidRPr="005F53B9">
        <w:t xml:space="preserve"> </w:t>
      </w:r>
      <w:proofErr w:type="spellStart"/>
      <w:r w:rsidRPr="005F53B9">
        <w:t>the</w:t>
      </w:r>
      <w:proofErr w:type="spellEnd"/>
      <w:r w:rsidRPr="005F53B9">
        <w:t xml:space="preserve"> </w:t>
      </w:r>
      <w:proofErr w:type="spellStart"/>
      <w:r w:rsidRPr="005F53B9">
        <w:t>exchange</w:t>
      </w:r>
      <w:proofErr w:type="spellEnd"/>
      <w:r w:rsidRPr="005F53B9">
        <w:t xml:space="preserve"> </w:t>
      </w:r>
      <w:proofErr w:type="spellStart"/>
      <w:r w:rsidRPr="005F53B9">
        <w:t>of</w:t>
      </w:r>
      <w:proofErr w:type="spellEnd"/>
      <w:r w:rsidRPr="005F53B9">
        <w:t xml:space="preserve"> </w:t>
      </w:r>
      <w:proofErr w:type="spellStart"/>
      <w:r w:rsidRPr="005F53B9">
        <w:t>text</w:t>
      </w:r>
      <w:proofErr w:type="spellEnd"/>
      <w:r w:rsidRPr="005F53B9">
        <w:t xml:space="preserve"> </w:t>
      </w:r>
      <w:proofErr w:type="spellStart"/>
      <w:r w:rsidRPr="005F53B9">
        <w:t>messages</w:t>
      </w:r>
      <w:proofErr w:type="spellEnd"/>
      <w:r w:rsidRPr="005F53B9">
        <w:t xml:space="preserve">, </w:t>
      </w:r>
      <w:proofErr w:type="spellStart"/>
      <w:r w:rsidRPr="005F53B9">
        <w:t>where</w:t>
      </w:r>
      <w:proofErr w:type="spellEnd"/>
      <w:r w:rsidRPr="005F53B9">
        <w:t xml:space="preserve"> </w:t>
      </w:r>
      <w:proofErr w:type="spellStart"/>
      <w:r w:rsidRPr="005F53B9">
        <w:t>the</w:t>
      </w:r>
      <w:proofErr w:type="spellEnd"/>
      <w:r w:rsidRPr="005F53B9">
        <w:t xml:space="preserve"> user </w:t>
      </w:r>
      <w:proofErr w:type="spellStart"/>
      <w:r w:rsidRPr="005F53B9">
        <w:t>asks</w:t>
      </w:r>
      <w:proofErr w:type="spellEnd"/>
      <w:r w:rsidRPr="005F53B9">
        <w:t xml:space="preserve"> a </w:t>
      </w:r>
      <w:proofErr w:type="spellStart"/>
      <w:r w:rsidRPr="005F53B9">
        <w:t>question</w:t>
      </w:r>
      <w:proofErr w:type="spellEnd"/>
      <w:r w:rsidRPr="005F53B9">
        <w:t xml:space="preserve"> </w:t>
      </w:r>
      <w:proofErr w:type="spellStart"/>
      <w:r w:rsidRPr="005F53B9">
        <w:t>or</w:t>
      </w:r>
      <w:proofErr w:type="spellEnd"/>
      <w:r w:rsidRPr="005F53B9">
        <w:t xml:space="preserve"> </w:t>
      </w:r>
      <w:proofErr w:type="spellStart"/>
      <w:r w:rsidRPr="005F53B9">
        <w:t>request</w:t>
      </w:r>
      <w:proofErr w:type="spellEnd"/>
      <w:r w:rsidRPr="005F53B9">
        <w:t xml:space="preserve"> a </w:t>
      </w:r>
      <w:proofErr w:type="spellStart"/>
      <w:r w:rsidRPr="005F53B9">
        <w:t>service</w:t>
      </w:r>
      <w:proofErr w:type="spellEnd"/>
      <w:r w:rsidRPr="005F53B9">
        <w:t xml:space="preserve">, and </w:t>
      </w:r>
      <w:proofErr w:type="spellStart"/>
      <w:r w:rsidRPr="005F53B9">
        <w:t>the</w:t>
      </w:r>
      <w:proofErr w:type="spellEnd"/>
      <w:r w:rsidRPr="005F53B9">
        <w:t xml:space="preserve"> </w:t>
      </w:r>
      <w:proofErr w:type="spellStart"/>
      <w:r w:rsidRPr="005F53B9">
        <w:t>assistant</w:t>
      </w:r>
      <w:proofErr w:type="spellEnd"/>
      <w:r w:rsidRPr="005F53B9">
        <w:t xml:space="preserve"> </w:t>
      </w:r>
      <w:proofErr w:type="spellStart"/>
      <w:r w:rsidRPr="005F53B9">
        <w:t>responds</w:t>
      </w:r>
      <w:proofErr w:type="spellEnd"/>
      <w:r w:rsidRPr="005F53B9">
        <w:t xml:space="preserve"> </w:t>
      </w:r>
      <w:proofErr w:type="spellStart"/>
      <w:r w:rsidRPr="005F53B9">
        <w:t>or</w:t>
      </w:r>
      <w:proofErr w:type="spellEnd"/>
      <w:r w:rsidRPr="005F53B9">
        <w:t xml:space="preserve"> </w:t>
      </w:r>
      <w:proofErr w:type="spellStart"/>
      <w:r w:rsidRPr="005F53B9">
        <w:t>performs</w:t>
      </w:r>
      <w:proofErr w:type="spellEnd"/>
      <w:r w:rsidRPr="005F53B9">
        <w:t xml:space="preserve"> </w:t>
      </w:r>
      <w:proofErr w:type="spellStart"/>
      <w:r w:rsidRPr="005F53B9">
        <w:t>the</w:t>
      </w:r>
      <w:proofErr w:type="spellEnd"/>
      <w:r w:rsidRPr="005F53B9">
        <w:t xml:space="preserve"> </w:t>
      </w:r>
      <w:proofErr w:type="spellStart"/>
      <w:r w:rsidRPr="005F53B9">
        <w:t>requested</w:t>
      </w:r>
      <w:proofErr w:type="spellEnd"/>
      <w:r w:rsidRPr="005F53B9">
        <w:t xml:space="preserve"> </w:t>
      </w:r>
      <w:proofErr w:type="spellStart"/>
      <w:r w:rsidRPr="005F53B9">
        <w:t>service</w:t>
      </w:r>
      <w:proofErr w:type="spellEnd"/>
      <w:r w:rsidRPr="005F53B9">
        <w:t xml:space="preserve">. </w:t>
      </w:r>
      <w:proofErr w:type="spellStart"/>
      <w:r w:rsidRPr="005F53B9">
        <w:t>This</w:t>
      </w:r>
      <w:proofErr w:type="spellEnd"/>
      <w:r w:rsidRPr="005F53B9">
        <w:t xml:space="preserve"> </w:t>
      </w:r>
      <w:proofErr w:type="spellStart"/>
      <w:r w:rsidRPr="005F53B9">
        <w:t>project</w:t>
      </w:r>
      <w:proofErr w:type="spellEnd"/>
      <w:r w:rsidRPr="005F53B9">
        <w:t xml:space="preserve"> </w:t>
      </w:r>
      <w:proofErr w:type="spellStart"/>
      <w:r w:rsidRPr="005F53B9">
        <w:t>implements</w:t>
      </w:r>
      <w:proofErr w:type="spellEnd"/>
      <w:r w:rsidRPr="005F53B9">
        <w:t xml:space="preserve"> </w:t>
      </w:r>
      <w:proofErr w:type="spellStart"/>
      <w:r w:rsidRPr="005F53B9">
        <w:t>one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named</w:t>
      </w:r>
      <w:proofErr w:type="spellEnd"/>
      <w:r w:rsidRPr="005F53B9">
        <w:t xml:space="preserve"> as Lana, as </w:t>
      </w:r>
      <w:proofErr w:type="spellStart"/>
      <w:r w:rsidRPr="005F53B9">
        <w:t>well</w:t>
      </w:r>
      <w:proofErr w:type="spellEnd"/>
      <w:r w:rsidRPr="005F53B9">
        <w:t xml:space="preserve"> as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to </w:t>
      </w:r>
      <w:proofErr w:type="spellStart"/>
      <w:r w:rsidRPr="005F53B9">
        <w:t>perform</w:t>
      </w:r>
      <w:proofErr w:type="spellEnd"/>
      <w:r w:rsidRPr="005F53B9">
        <w:t xml:space="preserve"> </w:t>
      </w:r>
      <w:proofErr w:type="spellStart"/>
      <w:r w:rsidRPr="005F53B9">
        <w:t>the</w:t>
      </w:r>
      <w:proofErr w:type="spellEnd"/>
      <w:r w:rsidRPr="005F53B9">
        <w:t xml:space="preserve"> </w:t>
      </w:r>
      <w:proofErr w:type="spellStart"/>
      <w:r w:rsidRPr="005F53B9">
        <w:t>provided</w:t>
      </w:r>
      <w:proofErr w:type="spellEnd"/>
      <w:r w:rsidRPr="005F53B9">
        <w:t xml:space="preserve"> services. Information </w:t>
      </w:r>
      <w:proofErr w:type="spellStart"/>
      <w:r w:rsidRPr="005F53B9">
        <w:t>search</w:t>
      </w:r>
      <w:proofErr w:type="spellEnd"/>
      <w:r w:rsidRPr="005F53B9">
        <w:t xml:space="preserve"> services </w:t>
      </w:r>
      <w:proofErr w:type="spellStart"/>
      <w:r w:rsidRPr="005F53B9">
        <w:t>about</w:t>
      </w:r>
      <w:proofErr w:type="spellEnd"/>
      <w:r w:rsidRPr="005F53B9">
        <w:t xml:space="preserve"> UESC, </w:t>
      </w:r>
      <w:proofErr w:type="spellStart"/>
      <w:r w:rsidRPr="005F53B9">
        <w:t>available</w:t>
      </w:r>
      <w:proofErr w:type="spellEnd"/>
      <w:r w:rsidRPr="005F53B9">
        <w:t xml:space="preserve"> </w:t>
      </w:r>
      <w:proofErr w:type="spellStart"/>
      <w:r w:rsidRPr="005F53B9">
        <w:t>on</w:t>
      </w:r>
      <w:proofErr w:type="spellEnd"/>
      <w:r w:rsidRPr="005F53B9">
        <w:t xml:space="preserve"> </w:t>
      </w:r>
      <w:proofErr w:type="spellStart"/>
      <w:r w:rsidRPr="005F53B9">
        <w:t>the</w:t>
      </w:r>
      <w:proofErr w:type="spellEnd"/>
      <w:r w:rsidRPr="005F53B9">
        <w:t xml:space="preserve"> </w:t>
      </w:r>
      <w:proofErr w:type="spellStart"/>
      <w:r w:rsidRPr="005F53B9">
        <w:t>university’s</w:t>
      </w:r>
      <w:proofErr w:type="spellEnd"/>
      <w:r w:rsidRPr="005F53B9">
        <w:t xml:space="preserve"> website, and </w:t>
      </w:r>
      <w:proofErr w:type="spellStart"/>
      <w:r w:rsidRPr="005F53B9">
        <w:t>informations</w:t>
      </w:r>
      <w:proofErr w:type="spellEnd"/>
      <w:r w:rsidRPr="005F53B9">
        <w:t xml:space="preserve"> </w:t>
      </w:r>
      <w:proofErr w:type="spellStart"/>
      <w:r w:rsidRPr="005F53B9">
        <w:t>taken</w:t>
      </w:r>
      <w:proofErr w:type="spellEnd"/>
      <w:r w:rsidRPr="005F53B9">
        <w:t xml:space="preserve"> </w:t>
      </w:r>
      <w:proofErr w:type="spellStart"/>
      <w:r w:rsidRPr="005F53B9">
        <w:t>from</w:t>
      </w:r>
      <w:proofErr w:type="spellEnd"/>
      <w:r w:rsidRPr="005F53B9">
        <w:t xml:space="preserve"> Sagres, for </w:t>
      </w:r>
      <w:proofErr w:type="spellStart"/>
      <w:r w:rsidRPr="005F53B9">
        <w:t>students</w:t>
      </w:r>
      <w:proofErr w:type="spellEnd"/>
      <w:r w:rsidRPr="005F53B9">
        <w:t xml:space="preserve"> and </w:t>
      </w:r>
      <w:proofErr w:type="spellStart"/>
      <w:r w:rsidRPr="005F53B9">
        <w:t>teachers</w:t>
      </w:r>
      <w:proofErr w:type="spellEnd"/>
      <w:r w:rsidRPr="005F53B9">
        <w:t xml:space="preserve">, </w:t>
      </w:r>
      <w:proofErr w:type="spellStart"/>
      <w:r w:rsidRPr="005F53B9">
        <w:t>were</w:t>
      </w:r>
      <w:proofErr w:type="spellEnd"/>
      <w:r w:rsidRPr="005F53B9">
        <w:t xml:space="preserve"> </w:t>
      </w:r>
      <w:proofErr w:type="spellStart"/>
      <w:r w:rsidRPr="005F53B9">
        <w:t>implemented</w:t>
      </w:r>
      <w:proofErr w:type="spellEnd"/>
      <w:r w:rsidRPr="005F53B9">
        <w:t xml:space="preserve"> in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For </w:t>
      </w:r>
      <w:proofErr w:type="spellStart"/>
      <w:r w:rsidRPr="005F53B9">
        <w:t>the</w:t>
      </w:r>
      <w:proofErr w:type="spellEnd"/>
      <w:r w:rsidRPr="005F53B9">
        <w:t xml:space="preserve"> </w:t>
      </w:r>
      <w:proofErr w:type="spellStart"/>
      <w:r w:rsidRPr="005F53B9">
        <w:t>implementation</w:t>
      </w:r>
      <w:proofErr w:type="spellEnd"/>
      <w:r w:rsidRPr="005F53B9">
        <w:t xml:space="preserve"> </w:t>
      </w:r>
      <w:proofErr w:type="spellStart"/>
      <w:r w:rsidRPr="005F53B9">
        <w:t>of</w:t>
      </w:r>
      <w:proofErr w:type="spellEnd"/>
      <w:r w:rsidRPr="005F53B9">
        <w:t xml:space="preserve"> </w:t>
      </w:r>
      <w:proofErr w:type="spellStart"/>
      <w:r w:rsidRPr="005F53B9">
        <w:t>the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were</w:t>
      </w:r>
      <w:proofErr w:type="spellEnd"/>
      <w:r w:rsidRPr="005F53B9">
        <w:t xml:space="preserve"> </w:t>
      </w:r>
      <w:proofErr w:type="spellStart"/>
      <w:r w:rsidRPr="005F53B9">
        <w:t>used</w:t>
      </w:r>
      <w:proofErr w:type="spellEnd"/>
      <w:r w:rsidRPr="005F53B9">
        <w:t xml:space="preserve"> </w:t>
      </w:r>
      <w:proofErr w:type="spellStart"/>
      <w:r w:rsidRPr="005F53B9">
        <w:t>the</w:t>
      </w:r>
      <w:proofErr w:type="spellEnd"/>
      <w:r w:rsidRPr="005F53B9">
        <w:t xml:space="preserve"> Watson Assistant </w:t>
      </w:r>
      <w:proofErr w:type="spellStart"/>
      <w:r w:rsidRPr="005F53B9">
        <w:t>service</w:t>
      </w:r>
      <w:proofErr w:type="spellEnd"/>
      <w:r w:rsidRPr="005F53B9">
        <w:t xml:space="preserve"> </w:t>
      </w:r>
      <w:proofErr w:type="spellStart"/>
      <w:r w:rsidRPr="005F53B9">
        <w:t>from</w:t>
      </w:r>
      <w:proofErr w:type="spellEnd"/>
      <w:r w:rsidRPr="005F53B9">
        <w:t xml:space="preserve"> IBM </w:t>
      </w:r>
      <w:proofErr w:type="spellStart"/>
      <w:r w:rsidRPr="005F53B9">
        <w:t>Cloud’s</w:t>
      </w:r>
      <w:proofErr w:type="spellEnd"/>
      <w:r w:rsidRPr="005F53B9">
        <w:t xml:space="preserve"> </w:t>
      </w:r>
      <w:proofErr w:type="spellStart"/>
      <w:r w:rsidRPr="005F53B9">
        <w:t>platform</w:t>
      </w:r>
      <w:proofErr w:type="spellEnd"/>
      <w:r w:rsidRPr="005F53B9">
        <w:t xml:space="preserve">, </w:t>
      </w:r>
      <w:proofErr w:type="spellStart"/>
      <w:r w:rsidRPr="005F53B9">
        <w:t>the</w:t>
      </w:r>
      <w:proofErr w:type="spellEnd"/>
      <w:r w:rsidRPr="005F53B9">
        <w:t xml:space="preserve"> backend as a </w:t>
      </w:r>
      <w:proofErr w:type="spellStart"/>
      <w:r w:rsidRPr="005F53B9">
        <w:t>service</w:t>
      </w:r>
      <w:proofErr w:type="spellEnd"/>
      <w:r w:rsidRPr="005F53B9">
        <w:t xml:space="preserve"> </w:t>
      </w:r>
      <w:proofErr w:type="spellStart"/>
      <w:r w:rsidRPr="005F53B9">
        <w:t>solution</w:t>
      </w:r>
      <w:proofErr w:type="spellEnd"/>
      <w:r w:rsidRPr="005F53B9">
        <w:t xml:space="preserve"> Back4App, </w:t>
      </w:r>
      <w:proofErr w:type="spellStart"/>
      <w:r w:rsidRPr="005F53B9">
        <w:t>the</w:t>
      </w:r>
      <w:proofErr w:type="spellEnd"/>
      <w:r w:rsidRPr="005F53B9">
        <w:t xml:space="preserve"> Selenium framework for web scraping </w:t>
      </w:r>
      <w:proofErr w:type="spellStart"/>
      <w:r w:rsidRPr="005F53B9">
        <w:t>technique</w:t>
      </w:r>
      <w:proofErr w:type="spellEnd"/>
      <w:r w:rsidRPr="005F53B9">
        <w:t xml:space="preserve">, Heroku and DigitalOcean </w:t>
      </w:r>
      <w:proofErr w:type="spellStart"/>
      <w:r w:rsidRPr="005F53B9">
        <w:t>hosting</w:t>
      </w:r>
      <w:proofErr w:type="spellEnd"/>
      <w:r w:rsidRPr="005F53B9">
        <w:t xml:space="preserve"> services and </w:t>
      </w:r>
      <w:proofErr w:type="spellStart"/>
      <w:r w:rsidRPr="005F53B9">
        <w:t>the</w:t>
      </w:r>
      <w:proofErr w:type="spellEnd"/>
      <w:r w:rsidRPr="005F53B9">
        <w:t xml:space="preserve"> </w:t>
      </w:r>
      <w:proofErr w:type="spellStart"/>
      <w:r w:rsidRPr="005F53B9">
        <w:t>programming</w:t>
      </w:r>
      <w:proofErr w:type="spellEnd"/>
      <w:r w:rsidRPr="005F53B9">
        <w:t xml:space="preserve"> </w:t>
      </w:r>
      <w:proofErr w:type="spellStart"/>
      <w:r w:rsidRPr="005F53B9">
        <w:t>languages</w:t>
      </w:r>
      <w:proofErr w:type="spellEnd"/>
      <w:r w:rsidRPr="005F53B9">
        <w:t xml:space="preserve"> JavaScript and Python.</w:t>
      </w:r>
    </w:p>
    <w:p w14:paraId="54F9D1A8" w14:textId="77777777" w:rsidR="00E02106" w:rsidRPr="005F53B9" w:rsidRDefault="00E02106" w:rsidP="00990F84">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78CBB163" w14:textId="77777777" w:rsidR="00B67BC5" w:rsidRPr="005F53B9" w:rsidRDefault="00B67BC5" w:rsidP="00D901C2">
      <w:pPr>
        <w:rPr>
          <w:lang w:val="en-US"/>
        </w:rPr>
      </w:pPr>
    </w:p>
    <w:p w14:paraId="39611348" w14:textId="77777777" w:rsidR="00B67BC5" w:rsidRPr="005F53B9" w:rsidRDefault="00B67BC5" w:rsidP="00D901C2">
      <w:pPr>
        <w:rPr>
          <w:lang w:val="en-US"/>
        </w:rPr>
      </w:pPr>
    </w:p>
    <w:p w14:paraId="5C2D95C9" w14:textId="16C247C8" w:rsidR="00B67BC5" w:rsidRPr="005F53B9" w:rsidRDefault="00B67BC5" w:rsidP="00D901C2">
      <w:pPr>
        <w:rPr>
          <w:lang w:val="en-US"/>
        </w:rPr>
      </w:pPr>
    </w:p>
    <w:p w14:paraId="36488705" w14:textId="1C8B8025" w:rsidR="00B67BC5" w:rsidRPr="005F53B9" w:rsidRDefault="00B67BC5">
      <w:pPr>
        <w:spacing w:line="240" w:lineRule="auto"/>
        <w:jc w:val="left"/>
        <w:rPr>
          <w:lang w:val="en-US"/>
        </w:rPr>
      </w:pPr>
    </w:p>
    <w:p w14:paraId="2EBFBF12" w14:textId="77777777" w:rsidR="001F5908" w:rsidRPr="005F53B9" w:rsidRDefault="001F5908">
      <w:pPr>
        <w:spacing w:line="240" w:lineRule="auto"/>
        <w:jc w:val="left"/>
        <w:rPr>
          <w:lang w:val="en-US"/>
        </w:rPr>
      </w:pPr>
    </w:p>
    <w:p w14:paraId="0D11CECA" w14:textId="77777777" w:rsidR="001F5908" w:rsidRPr="005F53B9" w:rsidRDefault="001F5908">
      <w:pPr>
        <w:spacing w:line="240" w:lineRule="auto"/>
        <w:jc w:val="left"/>
        <w:rPr>
          <w:lang w:val="en-US"/>
        </w:rPr>
      </w:pPr>
    </w:p>
    <w:p w14:paraId="7F36C62A" w14:textId="77777777" w:rsidR="001F5908" w:rsidRPr="005F53B9" w:rsidRDefault="001F5908">
      <w:pPr>
        <w:spacing w:line="240" w:lineRule="auto"/>
        <w:jc w:val="left"/>
        <w:rPr>
          <w:lang w:val="en-US"/>
        </w:rPr>
      </w:pPr>
    </w:p>
    <w:p w14:paraId="735D2E98" w14:textId="77777777" w:rsidR="001F5908" w:rsidRPr="005F53B9" w:rsidRDefault="001F5908">
      <w:pPr>
        <w:spacing w:line="240" w:lineRule="auto"/>
        <w:jc w:val="left"/>
        <w:rPr>
          <w:lang w:val="en-US"/>
        </w:rPr>
      </w:pPr>
    </w:p>
    <w:p w14:paraId="58D16871" w14:textId="77777777" w:rsidR="001F5908" w:rsidRPr="005F53B9" w:rsidRDefault="001F5908">
      <w:pPr>
        <w:spacing w:line="240" w:lineRule="auto"/>
        <w:jc w:val="left"/>
        <w:rPr>
          <w:lang w:val="en-US"/>
        </w:rPr>
      </w:pPr>
    </w:p>
    <w:p w14:paraId="74A08E31" w14:textId="77777777" w:rsidR="001F5908" w:rsidRPr="005F53B9" w:rsidRDefault="001F5908">
      <w:pPr>
        <w:spacing w:line="240" w:lineRule="auto"/>
        <w:jc w:val="left"/>
        <w:rPr>
          <w:lang w:val="en-US"/>
        </w:rPr>
      </w:pPr>
    </w:p>
    <w:p w14:paraId="4E7BD128" w14:textId="77777777" w:rsidR="001F5908" w:rsidRPr="005F53B9" w:rsidRDefault="001F5908">
      <w:pPr>
        <w:spacing w:line="240" w:lineRule="auto"/>
        <w:jc w:val="left"/>
        <w:rPr>
          <w:lang w:val="en-US"/>
        </w:rPr>
      </w:pPr>
    </w:p>
    <w:p w14:paraId="7F13BFF9" w14:textId="77777777" w:rsidR="001F5908" w:rsidRPr="005F53B9" w:rsidRDefault="001F5908">
      <w:pPr>
        <w:spacing w:line="240" w:lineRule="auto"/>
        <w:jc w:val="left"/>
        <w:rPr>
          <w:lang w:val="en-US"/>
        </w:rPr>
      </w:pPr>
    </w:p>
    <w:p w14:paraId="33B8A87F" w14:textId="77777777" w:rsidR="001F5908" w:rsidRPr="005F53B9" w:rsidRDefault="001F5908">
      <w:pPr>
        <w:spacing w:line="240" w:lineRule="auto"/>
        <w:jc w:val="left"/>
        <w:rPr>
          <w:lang w:val="en-US"/>
        </w:rPr>
      </w:pP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124F59BC" w14:textId="77777777" w:rsidR="00455E2C" w:rsidRDefault="005928BD">
      <w:pPr>
        <w:pStyle w:val="ndicedeilustraes"/>
        <w:tabs>
          <w:tab w:val="right" w:leader="dot" w:pos="9055"/>
        </w:tab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455E2C">
        <w:rPr>
          <w:noProof/>
        </w:rPr>
        <w:t>Figura 1 - Painel do serviço Watson Assistant para a criação de Intents.</w:t>
      </w:r>
      <w:r w:rsidR="00455E2C">
        <w:rPr>
          <w:noProof/>
        </w:rPr>
        <w:tab/>
      </w:r>
      <w:r w:rsidR="00455E2C">
        <w:rPr>
          <w:noProof/>
        </w:rPr>
        <w:fldChar w:fldCharType="begin"/>
      </w:r>
      <w:r w:rsidR="00455E2C">
        <w:rPr>
          <w:noProof/>
        </w:rPr>
        <w:instrText xml:space="preserve"> PAGEREF _Toc530497582 \h </w:instrText>
      </w:r>
      <w:r w:rsidR="00455E2C">
        <w:rPr>
          <w:noProof/>
        </w:rPr>
      </w:r>
      <w:r w:rsidR="00455E2C">
        <w:rPr>
          <w:noProof/>
        </w:rPr>
        <w:fldChar w:fldCharType="separate"/>
      </w:r>
      <w:r w:rsidR="00455E2C">
        <w:rPr>
          <w:noProof/>
        </w:rPr>
        <w:t>18</w:t>
      </w:r>
      <w:r w:rsidR="00455E2C">
        <w:rPr>
          <w:noProof/>
        </w:rPr>
        <w:fldChar w:fldCharType="end"/>
      </w:r>
    </w:p>
    <w:p w14:paraId="09324A81"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a criação de Entities.</w:t>
      </w:r>
      <w:r>
        <w:rPr>
          <w:noProof/>
        </w:rPr>
        <w:tab/>
      </w:r>
      <w:r>
        <w:rPr>
          <w:noProof/>
        </w:rPr>
        <w:fldChar w:fldCharType="begin"/>
      </w:r>
      <w:r>
        <w:rPr>
          <w:noProof/>
        </w:rPr>
        <w:instrText xml:space="preserve"> PAGEREF _Toc530497583 \h </w:instrText>
      </w:r>
      <w:r>
        <w:rPr>
          <w:noProof/>
        </w:rPr>
      </w:r>
      <w:r>
        <w:rPr>
          <w:noProof/>
        </w:rPr>
        <w:fldChar w:fldCharType="separate"/>
      </w:r>
      <w:r>
        <w:rPr>
          <w:noProof/>
        </w:rPr>
        <w:t>19</w:t>
      </w:r>
      <w:r>
        <w:rPr>
          <w:noProof/>
        </w:rPr>
        <w:fldChar w:fldCharType="end"/>
      </w:r>
    </w:p>
    <w:p w14:paraId="6960FC18"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Dialogs.</w:t>
      </w:r>
      <w:r>
        <w:rPr>
          <w:noProof/>
        </w:rPr>
        <w:tab/>
      </w:r>
      <w:r>
        <w:rPr>
          <w:noProof/>
        </w:rPr>
        <w:fldChar w:fldCharType="begin"/>
      </w:r>
      <w:r>
        <w:rPr>
          <w:noProof/>
        </w:rPr>
        <w:instrText xml:space="preserve"> PAGEREF _Toc530497584 \h </w:instrText>
      </w:r>
      <w:r>
        <w:rPr>
          <w:noProof/>
        </w:rPr>
      </w:r>
      <w:r>
        <w:rPr>
          <w:noProof/>
        </w:rPr>
        <w:fldChar w:fldCharType="separate"/>
      </w:r>
      <w:r>
        <w:rPr>
          <w:noProof/>
        </w:rPr>
        <w:t>20</w:t>
      </w:r>
      <w:r>
        <w:rPr>
          <w:noProof/>
        </w:rPr>
        <w:fldChar w:fldCharType="end"/>
      </w:r>
    </w:p>
    <w:p w14:paraId="48B41EA0"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4 - Criação de um novo bot a partir do Telegram em uma conversa com o BotFather.</w:t>
      </w:r>
      <w:r>
        <w:rPr>
          <w:noProof/>
        </w:rPr>
        <w:tab/>
      </w:r>
      <w:r>
        <w:rPr>
          <w:noProof/>
        </w:rPr>
        <w:fldChar w:fldCharType="begin"/>
      </w:r>
      <w:r>
        <w:rPr>
          <w:noProof/>
        </w:rPr>
        <w:instrText xml:space="preserve"> PAGEREF _Toc530497585 \h </w:instrText>
      </w:r>
      <w:r>
        <w:rPr>
          <w:noProof/>
        </w:rPr>
      </w:r>
      <w:r>
        <w:rPr>
          <w:noProof/>
        </w:rPr>
        <w:fldChar w:fldCharType="separate"/>
      </w:r>
      <w:r>
        <w:rPr>
          <w:noProof/>
        </w:rPr>
        <w:t>22</w:t>
      </w:r>
      <w:r>
        <w:rPr>
          <w:noProof/>
        </w:rPr>
        <w:fldChar w:fldCharType="end"/>
      </w:r>
    </w:p>
    <w:p w14:paraId="4107CE45"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5 - Painel de controle de uma aplicação no Back4App.</w:t>
      </w:r>
      <w:r>
        <w:rPr>
          <w:noProof/>
        </w:rPr>
        <w:tab/>
      </w:r>
      <w:r>
        <w:rPr>
          <w:noProof/>
        </w:rPr>
        <w:fldChar w:fldCharType="begin"/>
      </w:r>
      <w:r>
        <w:rPr>
          <w:noProof/>
        </w:rPr>
        <w:instrText xml:space="preserve"> PAGEREF _Toc530497586 \h </w:instrText>
      </w:r>
      <w:r>
        <w:rPr>
          <w:noProof/>
        </w:rPr>
      </w:r>
      <w:r>
        <w:rPr>
          <w:noProof/>
        </w:rPr>
        <w:fldChar w:fldCharType="separate"/>
      </w:r>
      <w:r>
        <w:rPr>
          <w:noProof/>
        </w:rPr>
        <w:t>24</w:t>
      </w:r>
      <w:r>
        <w:rPr>
          <w:noProof/>
        </w:rPr>
        <w:fldChar w:fldCharType="end"/>
      </w:r>
    </w:p>
    <w:p w14:paraId="6381075A"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6 - Painel de controle de um Droplet na plataforma do DigitalOcean.</w:t>
      </w:r>
      <w:r>
        <w:rPr>
          <w:noProof/>
        </w:rPr>
        <w:tab/>
      </w:r>
      <w:r>
        <w:rPr>
          <w:noProof/>
        </w:rPr>
        <w:fldChar w:fldCharType="begin"/>
      </w:r>
      <w:r>
        <w:rPr>
          <w:noProof/>
        </w:rPr>
        <w:instrText xml:space="preserve"> PAGEREF _Toc530497587 \h </w:instrText>
      </w:r>
      <w:r>
        <w:rPr>
          <w:noProof/>
        </w:rPr>
      </w:r>
      <w:r>
        <w:rPr>
          <w:noProof/>
        </w:rPr>
        <w:fldChar w:fldCharType="separate"/>
      </w:r>
      <w:r>
        <w:rPr>
          <w:noProof/>
        </w:rPr>
        <w:t>26</w:t>
      </w:r>
      <w:r>
        <w:rPr>
          <w:noProof/>
        </w:rPr>
        <w:fldChar w:fldCharType="end"/>
      </w:r>
    </w:p>
    <w:p w14:paraId="6804032D"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7 - Painel de controle de um Dyno na plataforma do Heroku.</w:t>
      </w:r>
      <w:r>
        <w:rPr>
          <w:noProof/>
        </w:rPr>
        <w:tab/>
      </w:r>
      <w:r>
        <w:rPr>
          <w:noProof/>
        </w:rPr>
        <w:fldChar w:fldCharType="begin"/>
      </w:r>
      <w:r>
        <w:rPr>
          <w:noProof/>
        </w:rPr>
        <w:instrText xml:space="preserve"> PAGEREF _Toc530497588 \h </w:instrText>
      </w:r>
      <w:r>
        <w:rPr>
          <w:noProof/>
        </w:rPr>
      </w:r>
      <w:r>
        <w:rPr>
          <w:noProof/>
        </w:rPr>
        <w:fldChar w:fldCharType="separate"/>
      </w:r>
      <w:r>
        <w:rPr>
          <w:noProof/>
        </w:rPr>
        <w:t>27</w:t>
      </w:r>
      <w:r>
        <w:rPr>
          <w:noProof/>
        </w:rPr>
        <w:fldChar w:fldCharType="end"/>
      </w:r>
    </w:p>
    <w:p w14:paraId="7CFABC5F"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8 - Topologia de comunicação entre módulos.</w:t>
      </w:r>
      <w:r>
        <w:rPr>
          <w:noProof/>
        </w:rPr>
        <w:tab/>
      </w:r>
      <w:r>
        <w:rPr>
          <w:noProof/>
        </w:rPr>
        <w:fldChar w:fldCharType="begin"/>
      </w:r>
      <w:r>
        <w:rPr>
          <w:noProof/>
        </w:rPr>
        <w:instrText xml:space="preserve"> PAGEREF _Toc530497589 \h </w:instrText>
      </w:r>
      <w:r>
        <w:rPr>
          <w:noProof/>
        </w:rPr>
      </w:r>
      <w:r>
        <w:rPr>
          <w:noProof/>
        </w:rPr>
        <w:fldChar w:fldCharType="separate"/>
      </w:r>
      <w:r>
        <w:rPr>
          <w:noProof/>
        </w:rPr>
        <w:t>30</w:t>
      </w:r>
      <w:r>
        <w:rPr>
          <w:noProof/>
        </w:rPr>
        <w:fldChar w:fldCharType="end"/>
      </w:r>
    </w:p>
    <w:p w14:paraId="3A197F59"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9 - Painel do serviço Watson Assistant com algumas Intents criadas para o workspace Lana.</w:t>
      </w:r>
      <w:r>
        <w:rPr>
          <w:noProof/>
        </w:rPr>
        <w:tab/>
      </w:r>
      <w:r>
        <w:rPr>
          <w:noProof/>
        </w:rPr>
        <w:fldChar w:fldCharType="begin"/>
      </w:r>
      <w:r>
        <w:rPr>
          <w:noProof/>
        </w:rPr>
        <w:instrText xml:space="preserve"> PAGEREF _Toc530497590 \h </w:instrText>
      </w:r>
      <w:r>
        <w:rPr>
          <w:noProof/>
        </w:rPr>
      </w:r>
      <w:r>
        <w:rPr>
          <w:noProof/>
        </w:rPr>
        <w:fldChar w:fldCharType="separate"/>
      </w:r>
      <w:r>
        <w:rPr>
          <w:noProof/>
        </w:rPr>
        <w:t>37</w:t>
      </w:r>
      <w:r>
        <w:rPr>
          <w:noProof/>
        </w:rPr>
        <w:fldChar w:fldCharType="end"/>
      </w:r>
    </w:p>
    <w:p w14:paraId="7F375677"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10 - Painel do serviço Watson Assistant com todas as Entities criadas para o workspace Lana.</w:t>
      </w:r>
      <w:r>
        <w:rPr>
          <w:noProof/>
        </w:rPr>
        <w:tab/>
      </w:r>
      <w:r>
        <w:rPr>
          <w:noProof/>
        </w:rPr>
        <w:fldChar w:fldCharType="begin"/>
      </w:r>
      <w:r>
        <w:rPr>
          <w:noProof/>
        </w:rPr>
        <w:instrText xml:space="preserve"> PAGEREF _Toc530497591 \h </w:instrText>
      </w:r>
      <w:r>
        <w:rPr>
          <w:noProof/>
        </w:rPr>
      </w:r>
      <w:r>
        <w:rPr>
          <w:noProof/>
        </w:rPr>
        <w:fldChar w:fldCharType="separate"/>
      </w:r>
      <w:r>
        <w:rPr>
          <w:noProof/>
        </w:rPr>
        <w:t>38</w:t>
      </w:r>
      <w:r>
        <w:rPr>
          <w:noProof/>
        </w:rPr>
        <w:fldChar w:fldCharType="end"/>
      </w:r>
    </w:p>
    <w:p w14:paraId="08FD0AF8"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11 - Painel do serviço Watson Assistant com parte do fluxo de primeira conversa criada para o workspace Lana.</w:t>
      </w:r>
      <w:r>
        <w:rPr>
          <w:noProof/>
        </w:rPr>
        <w:tab/>
      </w:r>
      <w:r>
        <w:rPr>
          <w:noProof/>
        </w:rPr>
        <w:fldChar w:fldCharType="begin"/>
      </w:r>
      <w:r>
        <w:rPr>
          <w:noProof/>
        </w:rPr>
        <w:instrText xml:space="preserve"> PAGEREF _Toc530497592 \h </w:instrText>
      </w:r>
      <w:r>
        <w:rPr>
          <w:noProof/>
        </w:rPr>
      </w:r>
      <w:r>
        <w:rPr>
          <w:noProof/>
        </w:rPr>
        <w:fldChar w:fldCharType="separate"/>
      </w:r>
      <w:r>
        <w:rPr>
          <w:noProof/>
        </w:rPr>
        <w:t>39</w:t>
      </w:r>
      <w:r>
        <w:rPr>
          <w:noProof/>
        </w:rPr>
        <w:fldChar w:fldCharType="end"/>
      </w:r>
    </w:p>
    <w:p w14:paraId="6E9A89C2"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12 - Conversação mostrando a Lana em funcionamento no aplicativo Telegram.</w:t>
      </w:r>
      <w:r>
        <w:rPr>
          <w:noProof/>
        </w:rPr>
        <w:tab/>
      </w:r>
      <w:r>
        <w:rPr>
          <w:noProof/>
        </w:rPr>
        <w:fldChar w:fldCharType="begin"/>
      </w:r>
      <w:r>
        <w:rPr>
          <w:noProof/>
        </w:rPr>
        <w:instrText xml:space="preserve"> PAGEREF _Toc530497593 \h </w:instrText>
      </w:r>
      <w:r>
        <w:rPr>
          <w:noProof/>
        </w:rPr>
      </w:r>
      <w:r>
        <w:rPr>
          <w:noProof/>
        </w:rPr>
        <w:fldChar w:fldCharType="separate"/>
      </w:r>
      <w:r>
        <w:rPr>
          <w:noProof/>
        </w:rPr>
        <w:t>49</w:t>
      </w:r>
      <w:r>
        <w:rPr>
          <w:noProof/>
        </w:rPr>
        <w:fldChar w:fldCharType="end"/>
      </w:r>
    </w:p>
    <w:p w14:paraId="39A3C420"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13 - Lana informando suas principais funcionalidades.</w:t>
      </w:r>
      <w:r>
        <w:rPr>
          <w:noProof/>
        </w:rPr>
        <w:tab/>
      </w:r>
      <w:r>
        <w:rPr>
          <w:noProof/>
        </w:rPr>
        <w:fldChar w:fldCharType="begin"/>
      </w:r>
      <w:r>
        <w:rPr>
          <w:noProof/>
        </w:rPr>
        <w:instrText xml:space="preserve"> PAGEREF _Toc530497594 \h </w:instrText>
      </w:r>
      <w:r>
        <w:rPr>
          <w:noProof/>
        </w:rPr>
      </w:r>
      <w:r>
        <w:rPr>
          <w:noProof/>
        </w:rPr>
        <w:fldChar w:fldCharType="separate"/>
      </w:r>
      <w:r>
        <w:rPr>
          <w:noProof/>
        </w:rPr>
        <w:t>50</w:t>
      </w:r>
      <w:r>
        <w:rPr>
          <w:noProof/>
        </w:rPr>
        <w:fldChar w:fldCharType="end"/>
      </w:r>
    </w:p>
    <w:p w14:paraId="5AA7C1C9"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14 - Lana realizando ações para professor no Telegram.</w:t>
      </w:r>
      <w:r>
        <w:rPr>
          <w:noProof/>
        </w:rPr>
        <w:tab/>
      </w:r>
      <w:r>
        <w:rPr>
          <w:noProof/>
        </w:rPr>
        <w:fldChar w:fldCharType="begin"/>
      </w:r>
      <w:r>
        <w:rPr>
          <w:noProof/>
        </w:rPr>
        <w:instrText xml:space="preserve"> PAGEREF _Toc530497595 \h </w:instrText>
      </w:r>
      <w:r>
        <w:rPr>
          <w:noProof/>
        </w:rPr>
      </w:r>
      <w:r>
        <w:rPr>
          <w:noProof/>
        </w:rPr>
        <w:fldChar w:fldCharType="separate"/>
      </w:r>
      <w:r>
        <w:rPr>
          <w:noProof/>
        </w:rPr>
        <w:t>51</w:t>
      </w:r>
      <w:r>
        <w:rPr>
          <w:noProof/>
        </w:rPr>
        <w:fldChar w:fldCharType="end"/>
      </w:r>
    </w:p>
    <w:p w14:paraId="70C224C4"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15 - Lana realizando ações para professor no Telegram.</w:t>
      </w:r>
      <w:r>
        <w:rPr>
          <w:noProof/>
        </w:rPr>
        <w:tab/>
      </w:r>
      <w:r>
        <w:rPr>
          <w:noProof/>
        </w:rPr>
        <w:fldChar w:fldCharType="begin"/>
      </w:r>
      <w:r>
        <w:rPr>
          <w:noProof/>
        </w:rPr>
        <w:instrText xml:space="preserve"> PAGEREF _Toc530497596 \h </w:instrText>
      </w:r>
      <w:r>
        <w:rPr>
          <w:noProof/>
        </w:rPr>
      </w:r>
      <w:r>
        <w:rPr>
          <w:noProof/>
        </w:rPr>
        <w:fldChar w:fldCharType="separate"/>
      </w:r>
      <w:r>
        <w:rPr>
          <w:noProof/>
        </w:rPr>
        <w:t>52</w:t>
      </w:r>
      <w:r>
        <w:rPr>
          <w:noProof/>
        </w:rPr>
        <w:fldChar w:fldCharType="end"/>
      </w:r>
    </w:p>
    <w:p w14:paraId="630970DB" w14:textId="77777777" w:rsidR="00455E2C" w:rsidRDefault="00455E2C">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_Toc530497597 \h </w:instrText>
      </w:r>
      <w:r>
        <w:rPr>
          <w:noProof/>
        </w:rPr>
      </w:r>
      <w:r>
        <w:rPr>
          <w:noProof/>
        </w:rPr>
        <w:fldChar w:fldCharType="separate"/>
      </w:r>
      <w:r>
        <w:rPr>
          <w:noProof/>
        </w:rPr>
        <w:t>53</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4A72F0FC" w14:textId="3693CC30" w:rsidR="005208A9" w:rsidRDefault="0090500C">
      <w:pPr>
        <w:spacing w:line="240" w:lineRule="auto"/>
        <w:jc w:val="left"/>
        <w:rPr>
          <w:color w:val="000000" w:themeColor="text1"/>
        </w:rPr>
      </w:pPr>
      <w:r>
        <w:rPr>
          <w:color w:val="000000" w:themeColor="text1"/>
        </w:rP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3F0D3F">
      <w:pPr>
        <w:pStyle w:val="Paragrafo"/>
      </w:pPr>
    </w:p>
    <w:p w14:paraId="5B020484" w14:textId="0352E5B6" w:rsidR="002C135B" w:rsidRDefault="002C135B" w:rsidP="00990F84">
      <w:pPr>
        <w:pStyle w:val="Paragrafo"/>
      </w:pPr>
      <w:r>
        <w:t>AP</w:t>
      </w:r>
      <w:r w:rsidR="00323F20">
        <w:tab/>
      </w:r>
      <w:r w:rsidR="00323F20">
        <w:tab/>
      </w:r>
      <w:r>
        <w:t>Assistente Pessoal</w:t>
      </w:r>
    </w:p>
    <w:p w14:paraId="4065CA23" w14:textId="77777777" w:rsidR="00323F20" w:rsidRPr="00D24F8F" w:rsidRDefault="00323F20" w:rsidP="003A6710">
      <w:pPr>
        <w:pStyle w:val="Paragrafo"/>
      </w:pPr>
      <w:r w:rsidRPr="00D24F8F">
        <w:t>API</w:t>
      </w:r>
      <w:r w:rsidRPr="00D24F8F">
        <w:tab/>
      </w:r>
      <w:r w:rsidRPr="00D24F8F">
        <w:tab/>
        <w:t>Application Programming Interface</w:t>
      </w:r>
    </w:p>
    <w:p w14:paraId="6779D678" w14:textId="0C32CCAF" w:rsidR="002D579D" w:rsidRDefault="00323F20" w:rsidP="00DE73AC">
      <w:pPr>
        <w:pStyle w:val="Paragrafo"/>
      </w:pPr>
      <w:r w:rsidRPr="00D24F8F">
        <w:t>BaaS</w:t>
      </w:r>
      <w:r w:rsidRPr="00D24F8F">
        <w:tab/>
      </w:r>
      <w:r w:rsidRPr="00D24F8F">
        <w:tab/>
        <w:t>Backend as a Service</w:t>
      </w:r>
      <w:r w:rsidR="002D579D" w:rsidRPr="00D24F8F">
        <w:tab/>
      </w:r>
    </w:p>
    <w:p w14:paraId="5D264809" w14:textId="3EF39610" w:rsidR="0094586A" w:rsidRPr="00D24F8F" w:rsidRDefault="0094586A" w:rsidP="00DE73AC">
      <w:pPr>
        <w:pStyle w:val="Paragrafo"/>
      </w:pPr>
      <w:r>
        <w:t>CPU</w:t>
      </w:r>
      <w:r>
        <w:tab/>
      </w:r>
      <w:r>
        <w:tab/>
        <w:t>Central Processing Unit</w:t>
      </w:r>
    </w:p>
    <w:p w14:paraId="054954D4" w14:textId="08D91E26" w:rsidR="00083A19" w:rsidRPr="00D24F8F" w:rsidRDefault="00323F20" w:rsidP="00E247D3">
      <w:pPr>
        <w:pStyle w:val="Paragrafo"/>
      </w:pPr>
      <w:r w:rsidRPr="00D24F8F">
        <w:t>HTML</w:t>
      </w:r>
      <w:r w:rsidRPr="00D24F8F">
        <w:tab/>
      </w:r>
      <w:r w:rsidRPr="00D24F8F">
        <w:tab/>
        <w:t>HyperText Markup Language</w:t>
      </w:r>
    </w:p>
    <w:p w14:paraId="0C663D92" w14:textId="4257F91A" w:rsidR="00323F20" w:rsidRPr="00D24F8F" w:rsidRDefault="00544183" w:rsidP="00E247D3">
      <w:pPr>
        <w:pStyle w:val="Paragrafo"/>
      </w:pPr>
      <w:r w:rsidRPr="00D24F8F">
        <w:t>HTTP</w:t>
      </w:r>
      <w:r w:rsidRPr="00D24F8F">
        <w:tab/>
      </w:r>
      <w:r w:rsidRPr="00D24F8F">
        <w:tab/>
        <w:t>HyperText Transfer Protocol</w:t>
      </w:r>
    </w:p>
    <w:p w14:paraId="16F4A483" w14:textId="3B779CD3" w:rsidR="00544183" w:rsidRPr="00D24F8F" w:rsidRDefault="00544183" w:rsidP="00E247D3">
      <w:pPr>
        <w:pStyle w:val="Paragrafo"/>
      </w:pPr>
      <w:r w:rsidRPr="00D24F8F">
        <w:t>HTTPS</w:t>
      </w:r>
      <w:r w:rsidRPr="00D24F8F">
        <w:tab/>
        <w:t>HyperText Transfer Protocol Secure</w:t>
      </w:r>
    </w:p>
    <w:p w14:paraId="6C2A1EE8" w14:textId="7792E258" w:rsidR="00525A0A" w:rsidRPr="00D24F8F" w:rsidRDefault="00525A0A" w:rsidP="00A2459A">
      <w:pPr>
        <w:pStyle w:val="Paragrafo"/>
      </w:pPr>
      <w:r w:rsidRPr="00D24F8F">
        <w:t>IaaS</w:t>
      </w:r>
      <w:r w:rsidRPr="00D24F8F">
        <w:tab/>
      </w:r>
      <w:r w:rsidRPr="00D24F8F">
        <w:tab/>
        <w:t>Infrastructure as a Service</w:t>
      </w:r>
    </w:p>
    <w:p w14:paraId="43FC272C" w14:textId="17F123CD" w:rsidR="00544183" w:rsidRPr="00D24F8F" w:rsidRDefault="00544183" w:rsidP="00DC0C3E">
      <w:pPr>
        <w:pStyle w:val="Paragrafo"/>
      </w:pPr>
      <w:r w:rsidRPr="00D24F8F">
        <w:t>IBM</w:t>
      </w:r>
      <w:r w:rsidRPr="00D24F8F">
        <w:tab/>
      </w:r>
      <w:r w:rsidRPr="00D24F8F">
        <w:tab/>
        <w:t>Internacional Business Machines</w:t>
      </w:r>
    </w:p>
    <w:p w14:paraId="75F3758A" w14:textId="5AF6621B" w:rsidR="00544183" w:rsidRPr="00D24F8F" w:rsidRDefault="00544183" w:rsidP="00D14BC4">
      <w:pPr>
        <w:pStyle w:val="Paragrafo"/>
      </w:pPr>
      <w:r w:rsidRPr="00D24F8F">
        <w:t>IDL</w:t>
      </w:r>
      <w:r w:rsidRPr="00D24F8F">
        <w:tab/>
      </w:r>
      <w:r w:rsidRPr="00D24F8F">
        <w:tab/>
        <w:t>Interface Definition Language</w:t>
      </w:r>
    </w:p>
    <w:p w14:paraId="391E82F2" w14:textId="21F88767" w:rsidR="00544183" w:rsidRPr="00D24F8F" w:rsidRDefault="00544183" w:rsidP="009B7F98">
      <w:pPr>
        <w:pStyle w:val="Paragrafo"/>
      </w:pPr>
      <w:r w:rsidRPr="00D24F8F">
        <w:t>IP</w:t>
      </w:r>
      <w:r w:rsidRPr="00D24F8F">
        <w:tab/>
      </w:r>
      <w:r w:rsidRPr="00D24F8F">
        <w:tab/>
        <w:t>Internet Protocol</w:t>
      </w:r>
    </w:p>
    <w:p w14:paraId="12849235" w14:textId="5BE0B696" w:rsidR="00731AC3" w:rsidRPr="00D24F8F" w:rsidRDefault="00731AC3" w:rsidP="00CB5E8B">
      <w:pPr>
        <w:pStyle w:val="Paragrafo"/>
      </w:pPr>
      <w:r w:rsidRPr="00D24F8F">
        <w:t>PaaS</w:t>
      </w:r>
      <w:r w:rsidRPr="00D24F8F">
        <w:tab/>
      </w:r>
      <w:r w:rsidRPr="00D24F8F">
        <w:tab/>
        <w:t>Platform as a Service</w:t>
      </w:r>
    </w:p>
    <w:p w14:paraId="0196C526" w14:textId="37B26184" w:rsidR="00AE6C0A" w:rsidRPr="00D24F8F" w:rsidRDefault="00AE6C0A" w:rsidP="00AD0A3D">
      <w:pPr>
        <w:pStyle w:val="Paragrafo"/>
      </w:pPr>
      <w:r w:rsidRPr="00D24F8F">
        <w:t>REST</w:t>
      </w:r>
      <w:r w:rsidRPr="00D24F8F">
        <w:tab/>
      </w:r>
      <w:r w:rsidRPr="00D24F8F">
        <w:tab/>
        <w:t>Respresentational State Transfer</w:t>
      </w:r>
    </w:p>
    <w:p w14:paraId="160FFF05" w14:textId="0C57DA2B" w:rsidR="00CE5D6B" w:rsidRDefault="00CE5D6B" w:rsidP="00455E2C">
      <w:pPr>
        <w:pStyle w:val="Paragrafo"/>
      </w:pPr>
      <w:r>
        <w:t>SAP</w:t>
      </w:r>
      <w:r>
        <w:tab/>
      </w:r>
      <w:r>
        <w:tab/>
        <w:t>Software de Assistência Pessoal</w:t>
      </w:r>
    </w:p>
    <w:p w14:paraId="215951A1" w14:textId="4DCF9849" w:rsidR="00CE5D6B" w:rsidRDefault="00CE5D6B" w:rsidP="00455E2C">
      <w:pPr>
        <w:pStyle w:val="Paragrafo"/>
      </w:pPr>
      <w:r>
        <w:t>SSH</w:t>
      </w:r>
      <w:r>
        <w:tab/>
      </w:r>
      <w:r>
        <w:tab/>
        <w:t>Secure Shell</w:t>
      </w:r>
    </w:p>
    <w:p w14:paraId="5B7A2F83" w14:textId="7D3E4C8E" w:rsidR="00366A0A" w:rsidRDefault="005260BD" w:rsidP="00455E2C">
      <w:pPr>
        <w:pStyle w:val="Paragrafo"/>
      </w:pPr>
      <w:r>
        <w:t>UESC</w:t>
      </w:r>
      <w:r>
        <w:tab/>
      </w:r>
      <w:r>
        <w:tab/>
        <w:t>Universidade Estadual de Santa Cruz</w:t>
      </w:r>
    </w:p>
    <w:p w14:paraId="00A60C9B" w14:textId="2A79D7FC" w:rsidR="005260BD" w:rsidRPr="00D24F8F" w:rsidRDefault="005260BD" w:rsidP="00455E2C">
      <w:pPr>
        <w:pStyle w:val="Paragrafo"/>
      </w:pPr>
      <w:r w:rsidRPr="00D24F8F">
        <w:t>UML</w:t>
      </w:r>
      <w:r w:rsidRPr="00D24F8F">
        <w:tab/>
      </w:r>
      <w:r w:rsidRPr="00D24F8F">
        <w:tab/>
        <w:t>Unified Modeling Language</w:t>
      </w:r>
    </w:p>
    <w:p w14:paraId="125A3A43" w14:textId="680EAAC1" w:rsidR="005260BD" w:rsidRPr="00D24F8F" w:rsidRDefault="000E1306" w:rsidP="00455E2C">
      <w:pPr>
        <w:pStyle w:val="Paragrafo"/>
      </w:pPr>
      <w:r w:rsidRPr="00D24F8F">
        <w:t>URL</w:t>
      </w:r>
      <w:r w:rsidRPr="00D24F8F">
        <w:tab/>
      </w:r>
      <w:r w:rsidRPr="00D24F8F">
        <w:tab/>
        <w:t>Uniform Resource Locator</w:t>
      </w:r>
    </w:p>
    <w:p w14:paraId="74D8691A" w14:textId="33C7DB1C" w:rsidR="0046551A" w:rsidRDefault="0046551A" w:rsidP="00455E2C">
      <w:pPr>
        <w:pStyle w:val="Paragrafo"/>
      </w:pPr>
      <w:r>
        <w:t>VPS</w:t>
      </w:r>
      <w:r>
        <w:tab/>
      </w:r>
      <w:r>
        <w:tab/>
        <w:t>Virtual Private Server</w:t>
      </w:r>
    </w:p>
    <w:p w14:paraId="7D20A2B3" w14:textId="77777777" w:rsidR="000E1306" w:rsidRDefault="000E1306" w:rsidP="00455E2C">
      <w:pPr>
        <w:pStyle w:val="Paragrafo"/>
      </w:pPr>
    </w:p>
    <w:p w14:paraId="00DA327D" w14:textId="77777777" w:rsidR="00CE5D6B" w:rsidRDefault="00CE5D6B" w:rsidP="00455E2C">
      <w:pPr>
        <w:pStyle w:val="Paragrafo"/>
      </w:pPr>
    </w:p>
    <w:p w14:paraId="62924F49" w14:textId="77777777" w:rsidR="00544183" w:rsidRDefault="00544183" w:rsidP="00455E2C">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32AAB78A" w14:textId="77777777" w:rsidR="001F5908" w:rsidRDefault="001F5908">
      <w:pPr>
        <w:spacing w:line="240" w:lineRule="auto"/>
        <w:jc w:val="left"/>
      </w:pPr>
    </w:p>
    <w:p w14:paraId="1AEFE859" w14:textId="77777777" w:rsidR="001F5908" w:rsidRDefault="001F5908">
      <w:pPr>
        <w:spacing w:line="240" w:lineRule="auto"/>
        <w:jc w:val="left"/>
        <w:rPr>
          <w:rFonts w:eastAsia="Arial Unicode MS" w:cs="Arial Unicode MS"/>
          <w:color w:val="000000" w:themeColor="text1"/>
          <w:u w:color="000000"/>
          <w:lang w:val="pt-PT"/>
        </w:rPr>
      </w:pPr>
    </w:p>
    <w:p w14:paraId="4ED4B6FE" w14:textId="77777777" w:rsidR="00C8046C" w:rsidRDefault="00C8046C">
      <w:pPr>
        <w:spacing w:line="240" w:lineRule="auto"/>
        <w:jc w:val="left"/>
        <w:rPr>
          <w:rFonts w:eastAsia="Arial Unicode MS" w:cs="Arial Unicode MS"/>
          <w:color w:val="000000" w:themeColor="text1"/>
          <w:u w:color="000000"/>
          <w:lang w:val="pt-PT"/>
        </w:rPr>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ED89B4A" w14:textId="77777777" w:rsidR="00761D16" w:rsidRDefault="00FF2B73" w:rsidP="005C4698">
      <w:pPr>
        <w:pStyle w:val="Sumrio1"/>
        <w:rPr>
          <w:rFonts w:asciiTheme="minorHAnsi" w:eastAsiaTheme="minorEastAsia" w:hAnsiTheme="minorHAnsi"/>
          <w:noProof/>
          <w:lang w:eastAsia="pt-BR"/>
        </w:rPr>
      </w:pPr>
      <w:r>
        <w:fldChar w:fldCharType="begin"/>
      </w:r>
      <w:r>
        <w:instrText xml:space="preserve"> TOC \o "1-4" </w:instrText>
      </w:r>
      <w:r>
        <w:fldChar w:fldCharType="separate"/>
      </w:r>
      <w:r w:rsidR="00761D16">
        <w:rPr>
          <w:noProof/>
        </w:rPr>
        <w:t>1</w:t>
      </w:r>
      <w:r w:rsidR="00761D16">
        <w:rPr>
          <w:rFonts w:asciiTheme="minorHAnsi" w:eastAsiaTheme="minorEastAsia" w:hAnsiTheme="minorHAnsi"/>
          <w:noProof/>
          <w:lang w:eastAsia="pt-BR"/>
        </w:rPr>
        <w:tab/>
      </w:r>
      <w:r w:rsidR="00761D16">
        <w:rPr>
          <w:noProof/>
        </w:rPr>
        <w:t>INTRODUÇÃO</w:t>
      </w:r>
      <w:r w:rsidR="00761D16">
        <w:rPr>
          <w:noProof/>
        </w:rPr>
        <w:tab/>
      </w:r>
      <w:r w:rsidR="00761D16">
        <w:rPr>
          <w:noProof/>
        </w:rPr>
        <w:fldChar w:fldCharType="begin"/>
      </w:r>
      <w:r w:rsidR="00761D16">
        <w:rPr>
          <w:noProof/>
        </w:rPr>
        <w:instrText xml:space="preserve"> PAGEREF _Toc529478067 \h </w:instrText>
      </w:r>
      <w:r w:rsidR="00761D16">
        <w:rPr>
          <w:noProof/>
        </w:rPr>
      </w:r>
      <w:r w:rsidR="00761D16">
        <w:rPr>
          <w:noProof/>
        </w:rPr>
        <w:fldChar w:fldCharType="separate"/>
      </w:r>
      <w:r w:rsidR="005C4698">
        <w:rPr>
          <w:noProof/>
        </w:rPr>
        <w:t>11</w:t>
      </w:r>
      <w:r w:rsidR="00761D16">
        <w:rPr>
          <w:noProof/>
        </w:rPr>
        <w:fldChar w:fldCharType="end"/>
      </w:r>
    </w:p>
    <w:p w14:paraId="46CA43EB" w14:textId="77777777" w:rsidR="00761D16" w:rsidRDefault="00761D16" w:rsidP="005C4698">
      <w:pPr>
        <w:pStyle w:val="Sumrio1"/>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_Toc529478068 \h </w:instrText>
      </w:r>
      <w:r>
        <w:rPr>
          <w:noProof/>
        </w:rPr>
      </w:r>
      <w:r>
        <w:rPr>
          <w:noProof/>
        </w:rPr>
        <w:fldChar w:fldCharType="separate"/>
      </w:r>
      <w:r w:rsidR="005C4698">
        <w:rPr>
          <w:noProof/>
        </w:rPr>
        <w:t>15</w:t>
      </w:r>
      <w:r>
        <w:rPr>
          <w:noProof/>
        </w:rPr>
        <w:fldChar w:fldCharType="end"/>
      </w:r>
    </w:p>
    <w:p w14:paraId="589C66A3"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2.1</w:t>
      </w:r>
      <w:r>
        <w:rPr>
          <w:rFonts w:asciiTheme="minorHAnsi" w:eastAsiaTheme="minorEastAsia" w:hAnsiTheme="minorHAnsi"/>
          <w:b w:val="0"/>
          <w:noProof/>
          <w:lang w:eastAsia="pt-BR"/>
        </w:rPr>
        <w:tab/>
      </w:r>
      <w:r w:rsidRPr="002562C5">
        <w:rPr>
          <w:rFonts w:cs="Arial"/>
          <w:noProof/>
        </w:rPr>
        <w:t>IBM Cloud</w:t>
      </w:r>
      <w:r>
        <w:rPr>
          <w:noProof/>
        </w:rPr>
        <w:tab/>
      </w:r>
      <w:r>
        <w:rPr>
          <w:noProof/>
        </w:rPr>
        <w:fldChar w:fldCharType="begin"/>
      </w:r>
      <w:r>
        <w:rPr>
          <w:noProof/>
        </w:rPr>
        <w:instrText xml:space="preserve"> PAGEREF _Toc529478069 \h </w:instrText>
      </w:r>
      <w:r>
        <w:rPr>
          <w:noProof/>
        </w:rPr>
      </w:r>
      <w:r>
        <w:rPr>
          <w:noProof/>
        </w:rPr>
        <w:fldChar w:fldCharType="separate"/>
      </w:r>
      <w:r w:rsidR="005C4698">
        <w:rPr>
          <w:noProof/>
        </w:rPr>
        <w:t>15</w:t>
      </w:r>
      <w:r>
        <w:rPr>
          <w:noProof/>
        </w:rPr>
        <w:fldChar w:fldCharType="end"/>
      </w:r>
    </w:p>
    <w:p w14:paraId="031A5402" w14:textId="77777777" w:rsidR="00761D16" w:rsidRDefault="00761D16" w:rsidP="00455E2C">
      <w:pPr>
        <w:pStyle w:val="Sumrio3"/>
        <w:rPr>
          <w:rFonts w:asciiTheme="minorHAnsi" w:eastAsiaTheme="minorEastAsia" w:hAnsiTheme="minorHAnsi"/>
          <w:noProof/>
          <w:lang w:eastAsia="pt-BR"/>
        </w:rPr>
      </w:pPr>
      <w:r w:rsidRPr="002562C5">
        <w:rPr>
          <w:rFonts w:cs="Arial"/>
          <w:noProof/>
        </w:rPr>
        <w:t>2.1.1</w:t>
      </w:r>
      <w:r>
        <w:rPr>
          <w:rFonts w:asciiTheme="minorHAnsi" w:eastAsiaTheme="minorEastAsia" w:hAnsiTheme="minorHAnsi"/>
          <w:noProof/>
          <w:lang w:eastAsia="pt-BR"/>
        </w:rPr>
        <w:tab/>
      </w:r>
      <w:r w:rsidRPr="002562C5">
        <w:rPr>
          <w:rFonts w:cs="Arial"/>
          <w:noProof/>
        </w:rPr>
        <w:t>IBM Watson</w:t>
      </w:r>
      <w:r>
        <w:rPr>
          <w:noProof/>
        </w:rPr>
        <w:tab/>
      </w:r>
      <w:r>
        <w:rPr>
          <w:noProof/>
        </w:rPr>
        <w:fldChar w:fldCharType="begin"/>
      </w:r>
      <w:r>
        <w:rPr>
          <w:noProof/>
        </w:rPr>
        <w:instrText xml:space="preserve"> PAGEREF _Toc529478070 \h </w:instrText>
      </w:r>
      <w:r>
        <w:rPr>
          <w:noProof/>
        </w:rPr>
      </w:r>
      <w:r>
        <w:rPr>
          <w:noProof/>
        </w:rPr>
        <w:fldChar w:fldCharType="separate"/>
      </w:r>
      <w:r w:rsidR="005C4698">
        <w:rPr>
          <w:noProof/>
        </w:rPr>
        <w:t>15</w:t>
      </w:r>
      <w:r>
        <w:rPr>
          <w:noProof/>
        </w:rPr>
        <w:fldChar w:fldCharType="end"/>
      </w:r>
    </w:p>
    <w:p w14:paraId="24158D92" w14:textId="14862D0E" w:rsidR="00761D16" w:rsidRDefault="00761D16">
      <w:pPr>
        <w:pStyle w:val="Sumrio4"/>
        <w:tabs>
          <w:tab w:val="left" w:pos="1200"/>
          <w:tab w:val="right" w:leader="dot" w:pos="9055"/>
        </w:tabs>
        <w:rPr>
          <w:rFonts w:asciiTheme="minorHAnsi" w:eastAsiaTheme="minorEastAsia" w:hAnsiTheme="minorHAnsi"/>
          <w:noProof/>
          <w:lang w:eastAsia="pt-BR"/>
        </w:rPr>
      </w:pPr>
      <w:r w:rsidRPr="002562C5">
        <w:rPr>
          <w:rFonts w:cs="Arial"/>
          <w:noProof/>
        </w:rPr>
        <w:t>2.1.1.1</w:t>
      </w:r>
      <w:r>
        <w:rPr>
          <w:rFonts w:asciiTheme="minorHAnsi" w:eastAsiaTheme="minorEastAsia" w:hAnsiTheme="minorHAnsi"/>
          <w:noProof/>
          <w:lang w:eastAsia="pt-BR"/>
        </w:rPr>
        <w:tab/>
      </w:r>
      <w:r w:rsidRPr="002562C5">
        <w:rPr>
          <w:rFonts w:cs="Arial"/>
          <w:noProof/>
        </w:rPr>
        <w:t>Watson Assistant</w:t>
      </w:r>
      <w:r>
        <w:rPr>
          <w:noProof/>
        </w:rPr>
        <w:tab/>
      </w:r>
      <w:r>
        <w:rPr>
          <w:noProof/>
        </w:rPr>
        <w:fldChar w:fldCharType="begin"/>
      </w:r>
      <w:r>
        <w:rPr>
          <w:noProof/>
        </w:rPr>
        <w:instrText xml:space="preserve"> PAGEREF _Toc529478071 \h </w:instrText>
      </w:r>
      <w:r>
        <w:rPr>
          <w:noProof/>
        </w:rPr>
      </w:r>
      <w:r>
        <w:rPr>
          <w:noProof/>
        </w:rPr>
        <w:fldChar w:fldCharType="separate"/>
      </w:r>
      <w:r w:rsidR="005C4698">
        <w:rPr>
          <w:noProof/>
        </w:rPr>
        <w:t>16</w:t>
      </w:r>
      <w:r>
        <w:rPr>
          <w:noProof/>
        </w:rPr>
        <w:fldChar w:fldCharType="end"/>
      </w:r>
    </w:p>
    <w:p w14:paraId="69E4E066" w14:textId="7A7B2E66"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2.2</w:t>
      </w:r>
      <w:r>
        <w:rPr>
          <w:rFonts w:asciiTheme="minorHAnsi" w:eastAsiaTheme="minorEastAsia" w:hAnsiTheme="minorHAnsi"/>
          <w:b w:val="0"/>
          <w:noProof/>
          <w:lang w:eastAsia="pt-BR"/>
        </w:rPr>
        <w:tab/>
      </w:r>
      <w:r w:rsidRPr="002562C5">
        <w:rPr>
          <w:rFonts w:cs="Arial"/>
          <w:noProof/>
        </w:rPr>
        <w:t>Aplicativos de Troca de Mensagens</w:t>
      </w:r>
      <w:r>
        <w:rPr>
          <w:noProof/>
        </w:rPr>
        <w:tab/>
      </w:r>
      <w:r>
        <w:rPr>
          <w:noProof/>
        </w:rPr>
        <w:fldChar w:fldCharType="begin"/>
      </w:r>
      <w:r>
        <w:rPr>
          <w:noProof/>
        </w:rPr>
        <w:instrText xml:space="preserve"> PAGEREF _Toc529478072 \h </w:instrText>
      </w:r>
      <w:r>
        <w:rPr>
          <w:noProof/>
        </w:rPr>
      </w:r>
      <w:r>
        <w:rPr>
          <w:noProof/>
        </w:rPr>
        <w:fldChar w:fldCharType="separate"/>
      </w:r>
      <w:r w:rsidR="005C4698">
        <w:rPr>
          <w:noProof/>
        </w:rPr>
        <w:t>20</w:t>
      </w:r>
      <w:r>
        <w:rPr>
          <w:noProof/>
        </w:rPr>
        <w:fldChar w:fldCharType="end"/>
      </w:r>
    </w:p>
    <w:p w14:paraId="0C81890B" w14:textId="62B007B9" w:rsidR="00761D16" w:rsidRPr="005429AD" w:rsidRDefault="00761D16" w:rsidP="00455E2C">
      <w:pPr>
        <w:pStyle w:val="Sumrio3"/>
        <w:rPr>
          <w:rFonts w:asciiTheme="minorHAnsi" w:eastAsiaTheme="minorEastAsia" w:hAnsiTheme="minorHAnsi"/>
          <w:noProof/>
          <w:lang w:val="en-US" w:eastAsia="pt-BR"/>
        </w:rPr>
      </w:pPr>
      <w:r w:rsidRPr="00E63520">
        <w:rPr>
          <w:rFonts w:cs="Arial"/>
          <w:noProof/>
          <w:lang w:val="en-US"/>
        </w:rPr>
        <w:t>2.2.1</w:t>
      </w:r>
      <w:r w:rsidRPr="00E63520">
        <w:rPr>
          <w:rFonts w:asciiTheme="minorHAnsi" w:eastAsiaTheme="minorEastAsia" w:hAnsiTheme="minorHAnsi"/>
          <w:noProof/>
          <w:lang w:val="en-US" w:eastAsia="pt-BR"/>
        </w:rPr>
        <w:tab/>
      </w:r>
      <w:r w:rsidRPr="00E63520">
        <w:rPr>
          <w:rFonts w:cs="Arial"/>
          <w:noProof/>
          <w:lang w:val="en-US"/>
        </w:rPr>
        <w:t>Telegram</w:t>
      </w:r>
      <w:r w:rsidRPr="00E63520">
        <w:rPr>
          <w:noProof/>
          <w:lang w:val="en-US"/>
        </w:rPr>
        <w:tab/>
      </w:r>
      <w:r>
        <w:rPr>
          <w:noProof/>
        </w:rPr>
        <w:fldChar w:fldCharType="begin"/>
      </w:r>
      <w:r w:rsidRPr="00455E2C">
        <w:rPr>
          <w:noProof/>
          <w:lang w:val="en-US"/>
        </w:rPr>
        <w:instrText xml:space="preserve"> PAGEREF _Toc529478073 \h </w:instrText>
      </w:r>
      <w:r>
        <w:rPr>
          <w:noProof/>
        </w:rPr>
      </w:r>
      <w:r>
        <w:rPr>
          <w:noProof/>
        </w:rPr>
        <w:fldChar w:fldCharType="separate"/>
      </w:r>
      <w:r w:rsidR="005C4698">
        <w:rPr>
          <w:noProof/>
          <w:lang w:val="en-US"/>
        </w:rPr>
        <w:t>21</w:t>
      </w:r>
      <w:r>
        <w:rPr>
          <w:noProof/>
        </w:rPr>
        <w:fldChar w:fldCharType="end"/>
      </w:r>
    </w:p>
    <w:p w14:paraId="60731242" w14:textId="16252A0A"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2.2.2</w:t>
      </w:r>
      <w:r w:rsidRPr="005429AD">
        <w:rPr>
          <w:rFonts w:asciiTheme="minorHAnsi" w:eastAsiaTheme="minorEastAsia" w:hAnsiTheme="minorHAnsi"/>
          <w:noProof/>
          <w:lang w:val="en-US" w:eastAsia="pt-BR"/>
        </w:rPr>
        <w:tab/>
      </w:r>
      <w:r w:rsidRPr="005429AD">
        <w:rPr>
          <w:rFonts w:cs="Arial"/>
          <w:noProof/>
          <w:lang w:val="en-US"/>
        </w:rPr>
        <w:t>Messenger</w:t>
      </w:r>
      <w:r w:rsidRPr="005429AD">
        <w:rPr>
          <w:noProof/>
          <w:lang w:val="en-US"/>
        </w:rPr>
        <w:tab/>
      </w:r>
      <w:r>
        <w:rPr>
          <w:noProof/>
        </w:rPr>
        <w:fldChar w:fldCharType="begin"/>
      </w:r>
      <w:r w:rsidRPr="00455E2C">
        <w:rPr>
          <w:noProof/>
          <w:lang w:val="en-US"/>
        </w:rPr>
        <w:instrText xml:space="preserve"> PAGEREF _Toc529478074 \h </w:instrText>
      </w:r>
      <w:r>
        <w:rPr>
          <w:noProof/>
        </w:rPr>
      </w:r>
      <w:r>
        <w:rPr>
          <w:noProof/>
        </w:rPr>
        <w:fldChar w:fldCharType="separate"/>
      </w:r>
      <w:r w:rsidR="005C4698">
        <w:rPr>
          <w:noProof/>
          <w:lang w:val="en-US"/>
        </w:rPr>
        <w:t>22</w:t>
      </w:r>
      <w:r>
        <w:rPr>
          <w:noProof/>
        </w:rPr>
        <w:fldChar w:fldCharType="end"/>
      </w:r>
    </w:p>
    <w:p w14:paraId="39904EB6" w14:textId="331E2ECE"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2.3</w:t>
      </w:r>
      <w:r w:rsidRPr="005429AD">
        <w:rPr>
          <w:rFonts w:asciiTheme="minorHAnsi" w:eastAsiaTheme="minorEastAsia" w:hAnsiTheme="minorHAnsi"/>
          <w:b w:val="0"/>
          <w:noProof/>
          <w:lang w:val="en-US" w:eastAsia="pt-BR"/>
        </w:rPr>
        <w:tab/>
      </w:r>
      <w:r w:rsidRPr="005429AD">
        <w:rPr>
          <w:rFonts w:cs="Arial"/>
          <w:noProof/>
          <w:lang w:val="en-US"/>
        </w:rPr>
        <w:t>Back4App</w:t>
      </w:r>
      <w:r w:rsidRPr="005429AD">
        <w:rPr>
          <w:noProof/>
          <w:lang w:val="en-US"/>
        </w:rPr>
        <w:tab/>
      </w:r>
      <w:r>
        <w:rPr>
          <w:noProof/>
        </w:rPr>
        <w:fldChar w:fldCharType="begin"/>
      </w:r>
      <w:r w:rsidRPr="00455E2C">
        <w:rPr>
          <w:noProof/>
          <w:lang w:val="en-US"/>
        </w:rPr>
        <w:instrText xml:space="preserve"> PAGEREF _Toc529478075 \h </w:instrText>
      </w:r>
      <w:r>
        <w:rPr>
          <w:noProof/>
        </w:rPr>
      </w:r>
      <w:r>
        <w:rPr>
          <w:noProof/>
        </w:rPr>
        <w:fldChar w:fldCharType="separate"/>
      </w:r>
      <w:r w:rsidR="005C4698">
        <w:rPr>
          <w:noProof/>
          <w:lang w:val="en-US"/>
        </w:rPr>
        <w:t>23</w:t>
      </w:r>
      <w:r>
        <w:rPr>
          <w:noProof/>
        </w:rPr>
        <w:fldChar w:fldCharType="end"/>
      </w:r>
    </w:p>
    <w:p w14:paraId="702862B2" w14:textId="27F65247"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2.4</w:t>
      </w:r>
      <w:r w:rsidRPr="005429AD">
        <w:rPr>
          <w:rFonts w:asciiTheme="minorHAnsi" w:eastAsiaTheme="minorEastAsia" w:hAnsiTheme="minorHAnsi"/>
          <w:b w:val="0"/>
          <w:noProof/>
          <w:lang w:val="en-US" w:eastAsia="pt-BR"/>
        </w:rPr>
        <w:tab/>
      </w:r>
      <w:r w:rsidRPr="005429AD">
        <w:rPr>
          <w:rFonts w:cs="Arial"/>
          <w:noProof/>
          <w:lang w:val="en-US"/>
        </w:rPr>
        <w:t>VPS Hosting</w:t>
      </w:r>
      <w:r w:rsidRPr="005429AD">
        <w:rPr>
          <w:noProof/>
          <w:lang w:val="en-US"/>
        </w:rPr>
        <w:tab/>
      </w:r>
      <w:r>
        <w:rPr>
          <w:noProof/>
        </w:rPr>
        <w:fldChar w:fldCharType="begin"/>
      </w:r>
      <w:r w:rsidRPr="00455E2C">
        <w:rPr>
          <w:noProof/>
          <w:lang w:val="en-US"/>
        </w:rPr>
        <w:instrText xml:space="preserve"> PAGEREF _Toc529478076 \h </w:instrText>
      </w:r>
      <w:r>
        <w:rPr>
          <w:noProof/>
        </w:rPr>
      </w:r>
      <w:r>
        <w:rPr>
          <w:noProof/>
        </w:rPr>
        <w:fldChar w:fldCharType="separate"/>
      </w:r>
      <w:r w:rsidR="005C4698">
        <w:rPr>
          <w:noProof/>
          <w:lang w:val="en-US"/>
        </w:rPr>
        <w:t>25</w:t>
      </w:r>
      <w:r>
        <w:rPr>
          <w:noProof/>
        </w:rPr>
        <w:fldChar w:fldCharType="end"/>
      </w:r>
    </w:p>
    <w:p w14:paraId="585F4AE9" w14:textId="0FD02AE6"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2.4.1</w:t>
      </w:r>
      <w:r w:rsidRPr="005429AD">
        <w:rPr>
          <w:rFonts w:asciiTheme="minorHAnsi" w:eastAsiaTheme="minorEastAsia" w:hAnsiTheme="minorHAnsi"/>
          <w:noProof/>
          <w:lang w:val="en-US" w:eastAsia="pt-BR"/>
        </w:rPr>
        <w:tab/>
      </w:r>
      <w:r w:rsidRPr="005429AD">
        <w:rPr>
          <w:rFonts w:cs="Arial"/>
          <w:noProof/>
          <w:lang w:val="en-US"/>
        </w:rPr>
        <w:t>DigitalOcean Droplet</w:t>
      </w:r>
      <w:r w:rsidRPr="005429AD">
        <w:rPr>
          <w:noProof/>
          <w:lang w:val="en-US"/>
        </w:rPr>
        <w:tab/>
      </w:r>
      <w:r>
        <w:rPr>
          <w:noProof/>
        </w:rPr>
        <w:fldChar w:fldCharType="begin"/>
      </w:r>
      <w:r w:rsidRPr="00455E2C">
        <w:rPr>
          <w:noProof/>
          <w:lang w:val="en-US"/>
        </w:rPr>
        <w:instrText xml:space="preserve"> PAGEREF _Toc529478077 \h </w:instrText>
      </w:r>
      <w:r>
        <w:rPr>
          <w:noProof/>
        </w:rPr>
      </w:r>
      <w:r>
        <w:rPr>
          <w:noProof/>
        </w:rPr>
        <w:fldChar w:fldCharType="separate"/>
      </w:r>
      <w:r w:rsidR="005C4698">
        <w:rPr>
          <w:noProof/>
          <w:lang w:val="en-US"/>
        </w:rPr>
        <w:t>25</w:t>
      </w:r>
      <w:r>
        <w:rPr>
          <w:noProof/>
        </w:rPr>
        <w:fldChar w:fldCharType="end"/>
      </w:r>
    </w:p>
    <w:p w14:paraId="5AC9BD69" w14:textId="0A9FCC52"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2.4.2</w:t>
      </w:r>
      <w:r w:rsidRPr="005429AD">
        <w:rPr>
          <w:rFonts w:asciiTheme="minorHAnsi" w:eastAsiaTheme="minorEastAsia" w:hAnsiTheme="minorHAnsi"/>
          <w:noProof/>
          <w:lang w:val="en-US" w:eastAsia="pt-BR"/>
        </w:rPr>
        <w:tab/>
      </w:r>
      <w:r w:rsidRPr="005429AD">
        <w:rPr>
          <w:rFonts w:cs="Arial"/>
          <w:noProof/>
          <w:lang w:val="en-US"/>
        </w:rPr>
        <w:t>Heroku Dyno</w:t>
      </w:r>
      <w:r w:rsidRPr="005429AD">
        <w:rPr>
          <w:noProof/>
          <w:lang w:val="en-US"/>
        </w:rPr>
        <w:tab/>
      </w:r>
      <w:r>
        <w:rPr>
          <w:noProof/>
        </w:rPr>
        <w:fldChar w:fldCharType="begin"/>
      </w:r>
      <w:r w:rsidRPr="00455E2C">
        <w:rPr>
          <w:noProof/>
          <w:lang w:val="en-US"/>
        </w:rPr>
        <w:instrText xml:space="preserve"> PAGEREF _Toc529478078 \h </w:instrText>
      </w:r>
      <w:r>
        <w:rPr>
          <w:noProof/>
        </w:rPr>
      </w:r>
      <w:r>
        <w:rPr>
          <w:noProof/>
        </w:rPr>
        <w:fldChar w:fldCharType="separate"/>
      </w:r>
      <w:r w:rsidR="005C4698">
        <w:rPr>
          <w:noProof/>
          <w:lang w:val="en-US"/>
        </w:rPr>
        <w:t>26</w:t>
      </w:r>
      <w:r>
        <w:rPr>
          <w:noProof/>
        </w:rPr>
        <w:fldChar w:fldCharType="end"/>
      </w:r>
    </w:p>
    <w:p w14:paraId="08744D26" w14:textId="506B5C09"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2.5</w:t>
      </w:r>
      <w:r w:rsidRPr="005429AD">
        <w:rPr>
          <w:rFonts w:asciiTheme="minorHAnsi" w:eastAsiaTheme="minorEastAsia" w:hAnsiTheme="minorHAnsi"/>
          <w:b w:val="0"/>
          <w:noProof/>
          <w:lang w:val="en-US" w:eastAsia="pt-BR"/>
        </w:rPr>
        <w:tab/>
      </w:r>
      <w:r w:rsidRPr="005429AD">
        <w:rPr>
          <w:rFonts w:cs="Arial"/>
          <w:noProof/>
          <w:lang w:val="en-US"/>
        </w:rPr>
        <w:t>Selenium WebDriver</w:t>
      </w:r>
      <w:r w:rsidRPr="005429AD">
        <w:rPr>
          <w:noProof/>
          <w:lang w:val="en-US"/>
        </w:rPr>
        <w:tab/>
      </w:r>
      <w:r>
        <w:rPr>
          <w:noProof/>
        </w:rPr>
        <w:fldChar w:fldCharType="begin"/>
      </w:r>
      <w:r w:rsidRPr="00455E2C">
        <w:rPr>
          <w:noProof/>
          <w:lang w:val="en-US"/>
        </w:rPr>
        <w:instrText xml:space="preserve"> PAGEREF _Toc529478079 \h </w:instrText>
      </w:r>
      <w:r>
        <w:rPr>
          <w:noProof/>
        </w:rPr>
      </w:r>
      <w:r>
        <w:rPr>
          <w:noProof/>
        </w:rPr>
        <w:fldChar w:fldCharType="separate"/>
      </w:r>
      <w:r w:rsidR="005C4698">
        <w:rPr>
          <w:noProof/>
          <w:lang w:val="en-US"/>
        </w:rPr>
        <w:t>28</w:t>
      </w:r>
      <w:r>
        <w:rPr>
          <w:noProof/>
        </w:rPr>
        <w:fldChar w:fldCharType="end"/>
      </w:r>
    </w:p>
    <w:p w14:paraId="70C062C6" w14:textId="7026BEBC"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2.6</w:t>
      </w:r>
      <w:r>
        <w:rPr>
          <w:rFonts w:asciiTheme="minorHAnsi" w:eastAsiaTheme="minorEastAsia" w:hAnsiTheme="minorHAnsi"/>
          <w:b w:val="0"/>
          <w:noProof/>
          <w:lang w:eastAsia="pt-BR"/>
        </w:rPr>
        <w:tab/>
      </w:r>
      <w:r w:rsidRPr="002562C5">
        <w:rPr>
          <w:rFonts w:cs="Arial"/>
          <w:noProof/>
        </w:rPr>
        <w:t>Kanban</w:t>
      </w:r>
      <w:r>
        <w:rPr>
          <w:noProof/>
        </w:rPr>
        <w:tab/>
      </w:r>
      <w:r>
        <w:rPr>
          <w:noProof/>
        </w:rPr>
        <w:fldChar w:fldCharType="begin"/>
      </w:r>
      <w:r>
        <w:rPr>
          <w:noProof/>
        </w:rPr>
        <w:instrText xml:space="preserve"> PAGEREF _Toc529478080 \h </w:instrText>
      </w:r>
      <w:r>
        <w:rPr>
          <w:noProof/>
        </w:rPr>
      </w:r>
      <w:r>
        <w:rPr>
          <w:noProof/>
        </w:rPr>
        <w:fldChar w:fldCharType="separate"/>
      </w:r>
      <w:r w:rsidR="005C4698">
        <w:rPr>
          <w:noProof/>
        </w:rPr>
        <w:t>29</w:t>
      </w:r>
      <w:r>
        <w:rPr>
          <w:noProof/>
        </w:rPr>
        <w:fldChar w:fldCharType="end"/>
      </w:r>
    </w:p>
    <w:p w14:paraId="1F9A3A12" w14:textId="3C42F7BC" w:rsidR="00761D16" w:rsidRDefault="00761D16" w:rsidP="005C4698">
      <w:pPr>
        <w:pStyle w:val="Sumrio1"/>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_Toc529478081 \h </w:instrText>
      </w:r>
      <w:r>
        <w:rPr>
          <w:noProof/>
        </w:rPr>
      </w:r>
      <w:r>
        <w:rPr>
          <w:noProof/>
        </w:rPr>
        <w:fldChar w:fldCharType="separate"/>
      </w:r>
      <w:r w:rsidR="005C4698">
        <w:rPr>
          <w:noProof/>
        </w:rPr>
        <w:t>30</w:t>
      </w:r>
      <w:r>
        <w:rPr>
          <w:noProof/>
        </w:rPr>
        <w:fldChar w:fldCharType="end"/>
      </w:r>
    </w:p>
    <w:p w14:paraId="7AB28CFE" w14:textId="505E76B8"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3.1</w:t>
      </w:r>
      <w:r>
        <w:rPr>
          <w:rFonts w:asciiTheme="minorHAnsi" w:eastAsiaTheme="minorEastAsia" w:hAnsiTheme="minorHAnsi"/>
          <w:b w:val="0"/>
          <w:noProof/>
          <w:lang w:eastAsia="pt-BR"/>
        </w:rPr>
        <w:tab/>
      </w:r>
      <w:r w:rsidRPr="002562C5">
        <w:rPr>
          <w:rFonts w:cs="Arial"/>
          <w:noProof/>
        </w:rPr>
        <w:t>Interface</w:t>
      </w:r>
      <w:r>
        <w:rPr>
          <w:noProof/>
        </w:rPr>
        <w:tab/>
      </w:r>
      <w:r>
        <w:rPr>
          <w:noProof/>
        </w:rPr>
        <w:fldChar w:fldCharType="begin"/>
      </w:r>
      <w:r>
        <w:rPr>
          <w:noProof/>
        </w:rPr>
        <w:instrText xml:space="preserve"> PAGEREF _Toc529478082 \h </w:instrText>
      </w:r>
      <w:r>
        <w:rPr>
          <w:noProof/>
        </w:rPr>
      </w:r>
      <w:r>
        <w:rPr>
          <w:noProof/>
        </w:rPr>
        <w:fldChar w:fldCharType="separate"/>
      </w:r>
      <w:r w:rsidR="005C4698">
        <w:rPr>
          <w:noProof/>
        </w:rPr>
        <w:t>31</w:t>
      </w:r>
      <w:r>
        <w:rPr>
          <w:noProof/>
        </w:rPr>
        <w:fldChar w:fldCharType="end"/>
      </w:r>
    </w:p>
    <w:p w14:paraId="2ED7DEEA" w14:textId="197BC50B" w:rsidR="00761D16" w:rsidRDefault="00761D16" w:rsidP="00455E2C">
      <w:pPr>
        <w:pStyle w:val="Sumrio3"/>
        <w:rPr>
          <w:rFonts w:asciiTheme="minorHAnsi" w:eastAsiaTheme="minorEastAsia" w:hAnsiTheme="minorHAnsi"/>
          <w:noProof/>
          <w:lang w:eastAsia="pt-BR"/>
        </w:rPr>
      </w:pPr>
      <w:r w:rsidRPr="002562C5">
        <w:rPr>
          <w:rFonts w:cs="Arial"/>
          <w:noProof/>
        </w:rPr>
        <w:t>3.1.1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_Toc529478083 \h </w:instrText>
      </w:r>
      <w:r>
        <w:rPr>
          <w:noProof/>
        </w:rPr>
      </w:r>
      <w:r>
        <w:rPr>
          <w:noProof/>
        </w:rPr>
        <w:fldChar w:fldCharType="separate"/>
      </w:r>
      <w:r w:rsidR="005C4698">
        <w:rPr>
          <w:noProof/>
        </w:rPr>
        <w:t>32</w:t>
      </w:r>
      <w:r>
        <w:rPr>
          <w:noProof/>
        </w:rPr>
        <w:fldChar w:fldCharType="end"/>
      </w:r>
    </w:p>
    <w:p w14:paraId="2A8F8D8D" w14:textId="52FD4CC8" w:rsidR="00761D16" w:rsidRDefault="00761D16" w:rsidP="00455E2C">
      <w:pPr>
        <w:pStyle w:val="Sumrio3"/>
        <w:rPr>
          <w:rFonts w:asciiTheme="minorHAnsi" w:eastAsiaTheme="minorEastAsia" w:hAnsiTheme="minorHAnsi"/>
          <w:noProof/>
          <w:lang w:eastAsia="pt-BR"/>
        </w:rPr>
      </w:pPr>
      <w:r w:rsidRPr="002562C5">
        <w:rPr>
          <w:rFonts w:cs="Arial"/>
          <w:noProof/>
        </w:rPr>
        <w:t>3.1.2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_Toc529478084 \h </w:instrText>
      </w:r>
      <w:r>
        <w:rPr>
          <w:noProof/>
        </w:rPr>
      </w:r>
      <w:r>
        <w:rPr>
          <w:noProof/>
        </w:rPr>
        <w:fldChar w:fldCharType="separate"/>
      </w:r>
      <w:r w:rsidR="005C4698">
        <w:rPr>
          <w:noProof/>
        </w:rPr>
        <w:t>33</w:t>
      </w:r>
      <w:r>
        <w:rPr>
          <w:noProof/>
        </w:rPr>
        <w:fldChar w:fldCharType="end"/>
      </w:r>
    </w:p>
    <w:p w14:paraId="60362C31" w14:textId="5A7769A0"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3.2</w:t>
      </w:r>
      <w:r>
        <w:rPr>
          <w:rFonts w:asciiTheme="minorHAnsi" w:eastAsiaTheme="minorEastAsia" w:hAnsiTheme="minorHAnsi"/>
          <w:b w:val="0"/>
          <w:noProof/>
          <w:lang w:eastAsia="pt-BR"/>
        </w:rPr>
        <w:tab/>
      </w:r>
      <w:r w:rsidRPr="002562C5">
        <w:rPr>
          <w:rFonts w:cs="Arial"/>
          <w:noProof/>
        </w:rPr>
        <w:t>Banco de Dados</w:t>
      </w:r>
      <w:r>
        <w:rPr>
          <w:noProof/>
        </w:rPr>
        <w:tab/>
      </w:r>
      <w:r>
        <w:rPr>
          <w:noProof/>
        </w:rPr>
        <w:fldChar w:fldCharType="begin"/>
      </w:r>
      <w:r>
        <w:rPr>
          <w:noProof/>
        </w:rPr>
        <w:instrText xml:space="preserve"> PAGEREF _Toc529478085 \h </w:instrText>
      </w:r>
      <w:r>
        <w:rPr>
          <w:noProof/>
        </w:rPr>
      </w:r>
      <w:r>
        <w:rPr>
          <w:noProof/>
        </w:rPr>
        <w:fldChar w:fldCharType="separate"/>
      </w:r>
      <w:r w:rsidR="005C4698">
        <w:rPr>
          <w:noProof/>
        </w:rPr>
        <w:t>35</w:t>
      </w:r>
      <w:r>
        <w:rPr>
          <w:noProof/>
        </w:rPr>
        <w:fldChar w:fldCharType="end"/>
      </w:r>
    </w:p>
    <w:p w14:paraId="194A4911" w14:textId="321BF83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3.3</w:t>
      </w:r>
      <w:r>
        <w:rPr>
          <w:rFonts w:asciiTheme="minorHAnsi" w:eastAsiaTheme="minorEastAsia" w:hAnsiTheme="minorHAnsi"/>
          <w:b w:val="0"/>
          <w:noProof/>
          <w:lang w:eastAsia="pt-BR"/>
        </w:rPr>
        <w:tab/>
      </w:r>
      <w:r w:rsidRPr="002562C5">
        <w:rPr>
          <w:rFonts w:cs="Arial"/>
          <w:noProof/>
        </w:rPr>
        <w:t>Entendimento de Linguagem Natural</w:t>
      </w:r>
      <w:r>
        <w:rPr>
          <w:noProof/>
        </w:rPr>
        <w:tab/>
      </w:r>
      <w:r>
        <w:rPr>
          <w:noProof/>
        </w:rPr>
        <w:fldChar w:fldCharType="begin"/>
      </w:r>
      <w:r>
        <w:rPr>
          <w:noProof/>
        </w:rPr>
        <w:instrText xml:space="preserve"> PAGEREF _Toc529478086 \h </w:instrText>
      </w:r>
      <w:r>
        <w:rPr>
          <w:noProof/>
        </w:rPr>
      </w:r>
      <w:r>
        <w:rPr>
          <w:noProof/>
        </w:rPr>
        <w:fldChar w:fldCharType="separate"/>
      </w:r>
      <w:r w:rsidR="005C4698">
        <w:rPr>
          <w:noProof/>
        </w:rPr>
        <w:t>37</w:t>
      </w:r>
      <w:r>
        <w:rPr>
          <w:noProof/>
        </w:rPr>
        <w:fldChar w:fldCharType="end"/>
      </w:r>
    </w:p>
    <w:p w14:paraId="51E1CEEA" w14:textId="760E2EB1"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3.4</w:t>
      </w:r>
      <w:r>
        <w:rPr>
          <w:rFonts w:asciiTheme="minorHAnsi" w:eastAsiaTheme="minorEastAsia" w:hAnsiTheme="minorHAnsi"/>
          <w:b w:val="0"/>
          <w:noProof/>
          <w:lang w:eastAsia="pt-BR"/>
        </w:rPr>
        <w:tab/>
      </w:r>
      <w:r w:rsidRPr="002562C5">
        <w:rPr>
          <w:rFonts w:cs="Arial"/>
          <w:noProof/>
        </w:rPr>
        <w:t>Assistente Pessoal</w:t>
      </w:r>
      <w:r>
        <w:rPr>
          <w:noProof/>
        </w:rPr>
        <w:tab/>
      </w:r>
      <w:r>
        <w:rPr>
          <w:noProof/>
        </w:rPr>
        <w:fldChar w:fldCharType="begin"/>
      </w:r>
      <w:r>
        <w:rPr>
          <w:noProof/>
        </w:rPr>
        <w:instrText xml:space="preserve"> PAGEREF _Toc529478087 \h </w:instrText>
      </w:r>
      <w:r>
        <w:rPr>
          <w:noProof/>
        </w:rPr>
      </w:r>
      <w:r>
        <w:rPr>
          <w:noProof/>
        </w:rPr>
        <w:fldChar w:fldCharType="separate"/>
      </w:r>
      <w:r w:rsidR="005C4698">
        <w:rPr>
          <w:noProof/>
        </w:rPr>
        <w:t>40</w:t>
      </w:r>
      <w:r>
        <w:rPr>
          <w:noProof/>
        </w:rPr>
        <w:fldChar w:fldCharType="end"/>
      </w:r>
    </w:p>
    <w:p w14:paraId="5ECBDA9F" w14:textId="258E9670"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3.5</w:t>
      </w:r>
      <w:r w:rsidRPr="005429AD">
        <w:rPr>
          <w:rFonts w:asciiTheme="minorHAnsi" w:eastAsiaTheme="minorEastAsia" w:hAnsiTheme="minorHAnsi"/>
          <w:b w:val="0"/>
          <w:noProof/>
          <w:lang w:val="en-US" w:eastAsia="pt-BR"/>
        </w:rPr>
        <w:tab/>
      </w:r>
      <w:r w:rsidRPr="005429AD">
        <w:rPr>
          <w:rFonts w:cs="Arial"/>
          <w:noProof/>
          <w:lang w:val="en-US"/>
        </w:rPr>
        <w:t>Indexador de Bots</w:t>
      </w:r>
      <w:r w:rsidRPr="005429AD">
        <w:rPr>
          <w:noProof/>
          <w:lang w:val="en-US"/>
        </w:rPr>
        <w:tab/>
      </w:r>
      <w:r>
        <w:rPr>
          <w:noProof/>
        </w:rPr>
        <w:fldChar w:fldCharType="begin"/>
      </w:r>
      <w:r w:rsidRPr="00455E2C">
        <w:rPr>
          <w:noProof/>
          <w:lang w:val="en-US"/>
        </w:rPr>
        <w:instrText xml:space="preserve"> PAGEREF _Toc529478088 \h </w:instrText>
      </w:r>
      <w:r>
        <w:rPr>
          <w:noProof/>
        </w:rPr>
      </w:r>
      <w:r>
        <w:rPr>
          <w:noProof/>
        </w:rPr>
        <w:fldChar w:fldCharType="separate"/>
      </w:r>
      <w:r w:rsidR="005C4698">
        <w:rPr>
          <w:noProof/>
          <w:lang w:val="en-US"/>
        </w:rPr>
        <w:t>41</w:t>
      </w:r>
      <w:r>
        <w:rPr>
          <w:noProof/>
        </w:rPr>
        <w:fldChar w:fldCharType="end"/>
      </w:r>
    </w:p>
    <w:p w14:paraId="4D8EEA04" w14:textId="72CBC69B"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3.6</w:t>
      </w:r>
      <w:r w:rsidRPr="005429AD">
        <w:rPr>
          <w:rFonts w:asciiTheme="minorHAnsi" w:eastAsiaTheme="minorEastAsia" w:hAnsiTheme="minorHAnsi"/>
          <w:b w:val="0"/>
          <w:noProof/>
          <w:lang w:val="en-US" w:eastAsia="pt-BR"/>
        </w:rPr>
        <w:tab/>
      </w:r>
      <w:r w:rsidRPr="005429AD">
        <w:rPr>
          <w:rFonts w:cs="Arial"/>
          <w:noProof/>
          <w:lang w:val="en-US"/>
        </w:rPr>
        <w:t>Bots Scrapers</w:t>
      </w:r>
      <w:r w:rsidRPr="005429AD">
        <w:rPr>
          <w:noProof/>
          <w:lang w:val="en-US"/>
        </w:rPr>
        <w:tab/>
      </w:r>
      <w:r>
        <w:rPr>
          <w:noProof/>
        </w:rPr>
        <w:fldChar w:fldCharType="begin"/>
      </w:r>
      <w:r w:rsidRPr="00455E2C">
        <w:rPr>
          <w:noProof/>
          <w:lang w:val="en-US"/>
        </w:rPr>
        <w:instrText xml:space="preserve"> PAGEREF _Toc529478089 \h </w:instrText>
      </w:r>
      <w:r>
        <w:rPr>
          <w:noProof/>
        </w:rPr>
      </w:r>
      <w:r>
        <w:rPr>
          <w:noProof/>
        </w:rPr>
        <w:fldChar w:fldCharType="separate"/>
      </w:r>
      <w:r w:rsidR="005C4698">
        <w:rPr>
          <w:noProof/>
          <w:lang w:val="en-US"/>
        </w:rPr>
        <w:t>42</w:t>
      </w:r>
      <w:r>
        <w:rPr>
          <w:noProof/>
        </w:rPr>
        <w:fldChar w:fldCharType="end"/>
      </w:r>
    </w:p>
    <w:p w14:paraId="7EB476A3" w14:textId="2AD937F0" w:rsidR="00761D16" w:rsidRDefault="00761D16" w:rsidP="00455E2C">
      <w:pPr>
        <w:pStyle w:val="Sumrio3"/>
        <w:rPr>
          <w:rFonts w:asciiTheme="minorHAnsi" w:eastAsiaTheme="minorEastAsia" w:hAnsiTheme="minorHAnsi"/>
          <w:noProof/>
          <w:lang w:eastAsia="pt-BR"/>
        </w:rPr>
      </w:pPr>
      <w:r w:rsidRPr="002562C5">
        <w:rPr>
          <w:rFonts w:cs="Arial"/>
          <w:noProof/>
        </w:rPr>
        <w:t>3.6.1</w:t>
      </w:r>
      <w:r>
        <w:rPr>
          <w:rFonts w:asciiTheme="minorHAnsi" w:eastAsiaTheme="minorEastAsia" w:hAnsiTheme="minorHAnsi"/>
          <w:noProof/>
          <w:lang w:eastAsia="pt-BR"/>
        </w:rPr>
        <w:tab/>
      </w:r>
      <w:r w:rsidRPr="002562C5">
        <w:rPr>
          <w:rFonts w:cs="Arial"/>
          <w:noProof/>
        </w:rPr>
        <w:t>BotSagres</w:t>
      </w:r>
      <w:r>
        <w:rPr>
          <w:noProof/>
        </w:rPr>
        <w:tab/>
      </w:r>
      <w:r>
        <w:rPr>
          <w:noProof/>
        </w:rPr>
        <w:fldChar w:fldCharType="begin"/>
      </w:r>
      <w:r>
        <w:rPr>
          <w:noProof/>
        </w:rPr>
        <w:instrText xml:space="preserve"> PAGEREF _Toc529478090 \h </w:instrText>
      </w:r>
      <w:r>
        <w:rPr>
          <w:noProof/>
        </w:rPr>
      </w:r>
      <w:r>
        <w:rPr>
          <w:noProof/>
        </w:rPr>
        <w:fldChar w:fldCharType="separate"/>
      </w:r>
      <w:r w:rsidR="005C4698">
        <w:rPr>
          <w:noProof/>
        </w:rPr>
        <w:t>43</w:t>
      </w:r>
      <w:r>
        <w:rPr>
          <w:noProof/>
        </w:rPr>
        <w:fldChar w:fldCharType="end"/>
      </w:r>
    </w:p>
    <w:p w14:paraId="6C384D96" w14:textId="6A43C2F5" w:rsidR="00761D16" w:rsidRDefault="00761D16" w:rsidP="00455E2C">
      <w:pPr>
        <w:pStyle w:val="Sumrio3"/>
        <w:rPr>
          <w:rFonts w:asciiTheme="minorHAnsi" w:eastAsiaTheme="minorEastAsia" w:hAnsiTheme="minorHAnsi"/>
          <w:noProof/>
          <w:lang w:eastAsia="pt-BR"/>
        </w:rPr>
      </w:pPr>
      <w:r w:rsidRPr="002562C5">
        <w:rPr>
          <w:rFonts w:cs="Arial"/>
          <w:noProof/>
        </w:rPr>
        <w:t>3.6.2</w:t>
      </w:r>
      <w:r>
        <w:rPr>
          <w:rFonts w:asciiTheme="minorHAnsi" w:eastAsiaTheme="minorEastAsia" w:hAnsiTheme="minorHAnsi"/>
          <w:noProof/>
          <w:lang w:eastAsia="pt-BR"/>
        </w:rPr>
        <w:tab/>
      </w:r>
      <w:r w:rsidRPr="002562C5">
        <w:rPr>
          <w:rFonts w:cs="Arial"/>
          <w:noProof/>
        </w:rPr>
        <w:t>BotUESC</w:t>
      </w:r>
      <w:r>
        <w:rPr>
          <w:noProof/>
        </w:rPr>
        <w:tab/>
      </w:r>
      <w:r>
        <w:rPr>
          <w:noProof/>
        </w:rPr>
        <w:fldChar w:fldCharType="begin"/>
      </w:r>
      <w:r>
        <w:rPr>
          <w:noProof/>
        </w:rPr>
        <w:instrText xml:space="preserve"> PAGEREF _Toc529478091 \h </w:instrText>
      </w:r>
      <w:r>
        <w:rPr>
          <w:noProof/>
        </w:rPr>
      </w:r>
      <w:r>
        <w:rPr>
          <w:noProof/>
        </w:rPr>
        <w:fldChar w:fldCharType="separate"/>
      </w:r>
      <w:r w:rsidR="005C4698">
        <w:rPr>
          <w:noProof/>
        </w:rPr>
        <w:t>44</w:t>
      </w:r>
      <w:r>
        <w:rPr>
          <w:noProof/>
        </w:rPr>
        <w:fldChar w:fldCharType="end"/>
      </w:r>
    </w:p>
    <w:p w14:paraId="470575CB" w14:textId="449B29DD" w:rsidR="00761D16" w:rsidRDefault="00761D16" w:rsidP="005C4698">
      <w:pPr>
        <w:pStyle w:val="Sumrio1"/>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_Toc529478092 \h </w:instrText>
      </w:r>
      <w:r>
        <w:rPr>
          <w:noProof/>
        </w:rPr>
      </w:r>
      <w:r>
        <w:rPr>
          <w:noProof/>
        </w:rPr>
        <w:fldChar w:fldCharType="separate"/>
      </w:r>
      <w:r w:rsidR="005C4698">
        <w:rPr>
          <w:noProof/>
        </w:rPr>
        <w:t>46</w:t>
      </w:r>
      <w:r>
        <w:rPr>
          <w:noProof/>
        </w:rPr>
        <w:fldChar w:fldCharType="end"/>
      </w:r>
    </w:p>
    <w:p w14:paraId="3784C1CA" w14:textId="0FA1DC9A" w:rsidR="00761D16" w:rsidRDefault="00761D16" w:rsidP="005C4698">
      <w:pPr>
        <w:pStyle w:val="Sumrio1"/>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_Toc529478093 \h </w:instrText>
      </w:r>
      <w:r>
        <w:rPr>
          <w:noProof/>
        </w:rPr>
      </w:r>
      <w:r>
        <w:rPr>
          <w:noProof/>
        </w:rPr>
        <w:fldChar w:fldCharType="separate"/>
      </w:r>
      <w:r w:rsidR="005C4698">
        <w:rPr>
          <w:noProof/>
        </w:rPr>
        <w:t>54</w:t>
      </w:r>
      <w:r>
        <w:rPr>
          <w:noProof/>
        </w:rPr>
        <w:fldChar w:fldCharType="end"/>
      </w:r>
    </w:p>
    <w:p w14:paraId="7B0B4270" w14:textId="73DA15FB" w:rsidR="00761D16" w:rsidRDefault="00761D16" w:rsidP="005C4698">
      <w:pPr>
        <w:pStyle w:val="Sumrio1"/>
        <w:rPr>
          <w:rFonts w:asciiTheme="minorHAnsi" w:eastAsiaTheme="minorEastAsia" w:hAnsiTheme="minorHAnsi"/>
          <w:noProof/>
          <w:lang w:eastAsia="pt-BR"/>
        </w:rPr>
      </w:pPr>
      <w:r>
        <w:rPr>
          <w:noProof/>
        </w:rPr>
        <w:t>REFERÊNCIAS</w:t>
      </w:r>
      <w:r>
        <w:rPr>
          <w:noProof/>
        </w:rPr>
        <w:tab/>
      </w:r>
      <w:r>
        <w:rPr>
          <w:noProof/>
        </w:rPr>
        <w:fldChar w:fldCharType="begin"/>
      </w:r>
      <w:r>
        <w:rPr>
          <w:noProof/>
        </w:rPr>
        <w:instrText xml:space="preserve"> PAGEREF _Toc529478094 \h </w:instrText>
      </w:r>
      <w:r>
        <w:rPr>
          <w:noProof/>
        </w:rPr>
      </w:r>
      <w:r>
        <w:rPr>
          <w:noProof/>
        </w:rPr>
        <w:fldChar w:fldCharType="separate"/>
      </w:r>
      <w:r w:rsidR="005C4698">
        <w:rPr>
          <w:noProof/>
        </w:rPr>
        <w:t>55</w:t>
      </w:r>
      <w:r>
        <w:rPr>
          <w:noProof/>
        </w:rPr>
        <w:fldChar w:fldCharType="end"/>
      </w:r>
    </w:p>
    <w:p w14:paraId="7A00BDA4" w14:textId="108A2211" w:rsidR="00761D16" w:rsidRDefault="00761D16" w:rsidP="005C4698">
      <w:pPr>
        <w:pStyle w:val="Sumrio1"/>
        <w:rPr>
          <w:rFonts w:asciiTheme="minorHAnsi" w:eastAsiaTheme="minorEastAsia" w:hAnsiTheme="minorHAnsi"/>
          <w:noProof/>
          <w:lang w:eastAsia="pt-BR"/>
        </w:rPr>
      </w:pPr>
      <w:r>
        <w:rPr>
          <w:noProof/>
        </w:rPr>
        <w:t>APÊNDICE A – Código Fonte do bot do Telegram</w:t>
      </w:r>
      <w:r>
        <w:rPr>
          <w:noProof/>
        </w:rPr>
        <w:tab/>
      </w:r>
      <w:r>
        <w:rPr>
          <w:noProof/>
        </w:rPr>
        <w:fldChar w:fldCharType="begin"/>
      </w:r>
      <w:r>
        <w:rPr>
          <w:noProof/>
        </w:rPr>
        <w:instrText xml:space="preserve"> PAGEREF _Toc529478095 \h </w:instrText>
      </w:r>
      <w:r>
        <w:rPr>
          <w:noProof/>
        </w:rPr>
      </w:r>
      <w:r>
        <w:rPr>
          <w:noProof/>
        </w:rPr>
        <w:fldChar w:fldCharType="separate"/>
      </w:r>
      <w:r w:rsidR="005C4698">
        <w:rPr>
          <w:noProof/>
        </w:rPr>
        <w:t>58</w:t>
      </w:r>
      <w:r>
        <w:rPr>
          <w:noProof/>
        </w:rPr>
        <w:fldChar w:fldCharType="end"/>
      </w:r>
    </w:p>
    <w:p w14:paraId="09783FA2" w14:textId="1E499E99" w:rsidR="00761D16" w:rsidRDefault="00761D16" w:rsidP="005C4698">
      <w:pPr>
        <w:pStyle w:val="Sumrio1"/>
        <w:rPr>
          <w:rFonts w:asciiTheme="minorHAnsi" w:eastAsiaTheme="minorEastAsia" w:hAnsiTheme="minorHAnsi"/>
          <w:noProof/>
          <w:lang w:eastAsia="pt-BR"/>
        </w:rPr>
      </w:pPr>
      <w:r w:rsidRPr="002562C5">
        <w:rPr>
          <w:noProof/>
          <w:u w:color="000000"/>
          <w:lang w:val="pt-PT"/>
        </w:rPr>
        <w:t>APÊNDICE B – Código Fonte do bot do Messenger</w:t>
      </w:r>
      <w:r>
        <w:rPr>
          <w:noProof/>
        </w:rPr>
        <w:tab/>
      </w:r>
      <w:r>
        <w:rPr>
          <w:noProof/>
        </w:rPr>
        <w:fldChar w:fldCharType="begin"/>
      </w:r>
      <w:r>
        <w:rPr>
          <w:noProof/>
        </w:rPr>
        <w:instrText xml:space="preserve"> PAGEREF _Toc529478096 \h </w:instrText>
      </w:r>
      <w:r>
        <w:rPr>
          <w:noProof/>
        </w:rPr>
      </w:r>
      <w:r>
        <w:rPr>
          <w:noProof/>
        </w:rPr>
        <w:fldChar w:fldCharType="separate"/>
      </w:r>
      <w:r w:rsidR="005C4698">
        <w:rPr>
          <w:noProof/>
        </w:rPr>
        <w:t>62</w:t>
      </w:r>
      <w:r>
        <w:rPr>
          <w:noProof/>
        </w:rPr>
        <w:fldChar w:fldCharType="end"/>
      </w:r>
    </w:p>
    <w:p w14:paraId="652DD17D" w14:textId="095624CF" w:rsidR="00761D16" w:rsidRDefault="00761D16" w:rsidP="005C4698">
      <w:pPr>
        <w:pStyle w:val="Sumrio1"/>
        <w:rPr>
          <w:rFonts w:asciiTheme="minorHAnsi" w:eastAsiaTheme="minorEastAsia" w:hAnsiTheme="minorHAnsi"/>
          <w:noProof/>
          <w:lang w:eastAsia="pt-BR"/>
        </w:rPr>
      </w:pPr>
      <w:r w:rsidRPr="002562C5">
        <w:rPr>
          <w:noProof/>
          <w:lang w:eastAsia="pt-BR"/>
        </w:rPr>
        <w:t>APÊNDICE C – Código Fonte das Cloud Functions do Back4App</w:t>
      </w:r>
      <w:r>
        <w:rPr>
          <w:noProof/>
        </w:rPr>
        <w:tab/>
      </w:r>
      <w:r>
        <w:rPr>
          <w:noProof/>
        </w:rPr>
        <w:fldChar w:fldCharType="begin"/>
      </w:r>
      <w:r>
        <w:rPr>
          <w:noProof/>
        </w:rPr>
        <w:instrText xml:space="preserve"> PAGEREF _Toc529478097 \h </w:instrText>
      </w:r>
      <w:r>
        <w:rPr>
          <w:noProof/>
        </w:rPr>
      </w:r>
      <w:r>
        <w:rPr>
          <w:noProof/>
        </w:rPr>
        <w:fldChar w:fldCharType="separate"/>
      </w:r>
      <w:r w:rsidR="005C4698">
        <w:rPr>
          <w:noProof/>
        </w:rPr>
        <w:t>65</w:t>
      </w:r>
      <w:r>
        <w:rPr>
          <w:noProof/>
        </w:rPr>
        <w:fldChar w:fldCharType="end"/>
      </w:r>
    </w:p>
    <w:p w14:paraId="530AC71D" w14:textId="7D0790BF" w:rsidR="00F34837" w:rsidRDefault="00FF2B73" w:rsidP="005C4698">
      <w:pPr>
        <w:pStyle w:val="Sumrio1"/>
      </w:pPr>
      <w:r>
        <w:fldChar w:fldCharType="end"/>
      </w:r>
    </w:p>
    <w:p w14:paraId="5F8580F8" w14:textId="77777777" w:rsidR="00F34837" w:rsidRDefault="00F34837" w:rsidP="00F34837"/>
    <w:p w14:paraId="7E701276" w14:textId="77777777" w:rsidR="00F34837" w:rsidRDefault="00F34837" w:rsidP="00F34837"/>
    <w:p w14:paraId="2648DF8E" w14:textId="77777777" w:rsidR="00FD5A3B" w:rsidRDefault="00FD5A3B" w:rsidP="00F34837"/>
    <w:p w14:paraId="54B52147" w14:textId="77777777" w:rsidR="00FD5A3B" w:rsidRDefault="00FD5A3B" w:rsidP="00F34837"/>
    <w:p w14:paraId="43CA80B4" w14:textId="77777777" w:rsidR="00FD5A3B" w:rsidRDefault="00FD5A3B" w:rsidP="00F34837"/>
    <w:p w14:paraId="4AB8400C" w14:textId="77777777" w:rsidR="00FD5A3B" w:rsidRDefault="00FD5A3B" w:rsidP="00F34837"/>
    <w:p w14:paraId="3655A067" w14:textId="77777777" w:rsidR="00FD5A3B" w:rsidRDefault="00FD5A3B"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2" w:name="_Toc529478067"/>
      <w:r w:rsidRPr="00FE2E12">
        <w:lastRenderedPageBreak/>
        <w:t>INTRODUÇÃO</w:t>
      </w:r>
      <w:bookmarkEnd w:id="2"/>
    </w:p>
    <w:p w14:paraId="21E730D9" w14:textId="77777777" w:rsidR="00D042B0" w:rsidRPr="00D042B0" w:rsidRDefault="00D042B0" w:rsidP="003F0D3F">
      <w:pPr>
        <w:pStyle w:val="Paragrafo"/>
      </w:pPr>
    </w:p>
    <w:p w14:paraId="34F8C6E0" w14:textId="77777777" w:rsidR="008551BB" w:rsidRPr="00FE2E12" w:rsidRDefault="008551BB" w:rsidP="00990F84">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7777777" w:rsidR="008551BB" w:rsidRDefault="008551BB" w:rsidP="003A6710">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Pr>
          <w:strike/>
        </w:rPr>
        <w:t>AP</w:t>
      </w:r>
      <w:r>
        <w:t xml:space="preserve"> podem variar de pesquisas na internet até mesmo tarefas colaborativas.</w:t>
      </w:r>
    </w:p>
    <w:p w14:paraId="5A2A4697" w14:textId="77777777" w:rsidR="008551BB" w:rsidRDefault="008551BB" w:rsidP="00DE73AC">
      <w:pPr>
        <w:pStyle w:val="Paragrafo"/>
      </w:pPr>
      <w:r>
        <w:t xml:space="preserve">A interação entre usuário e AP,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Em uma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E247D3">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Pr="00FE2E12" w:rsidRDefault="008551BB" w:rsidP="00E247D3">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1507A711" w14:textId="77777777" w:rsidR="008551BB" w:rsidRDefault="008551BB" w:rsidP="008551BB">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1A10553" w14:textId="77777777" w:rsidR="008551BB" w:rsidRPr="00FE2E12" w:rsidRDefault="008551BB" w:rsidP="008551BB">
      <w:pPr>
        <w:pStyle w:val="CitaoDiretaGrande"/>
        <w:spacing w:line="360" w:lineRule="auto"/>
      </w:pPr>
    </w:p>
    <w:p w14:paraId="79562C4C" w14:textId="77777777" w:rsidR="008551BB" w:rsidRPr="00FE2E12" w:rsidRDefault="008551BB" w:rsidP="003F0D3F">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990F84">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77777777" w:rsidR="008551BB" w:rsidRDefault="008551BB" w:rsidP="003A6710">
      <w:pPr>
        <w:pStyle w:val="Paragrafo"/>
      </w:pPr>
      <w:r>
        <w:t xml:space="preserve">A comunicação entre os agentes, ou módulos, de um SAP geralmente é realizada por meio da internet, pois quase sempre os módulos estão em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conceituam um sistema distribuído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DE73AC">
      <w:pPr>
        <w:pStyle w:val="Paragrafo"/>
      </w:pPr>
      <w:r>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w:t>
      </w:r>
      <w:r>
        <w:lastRenderedPageBreak/>
        <w:t xml:space="preserve">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DE73AC">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77777777" w:rsidR="008551BB" w:rsidRDefault="008551BB" w:rsidP="00E247D3">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02C69661" w14:textId="77777777" w:rsidR="008551BB" w:rsidRDefault="008551BB" w:rsidP="00E247D3">
      <w:pPr>
        <w:pStyle w:val="Paragrafo"/>
      </w:pPr>
      <w:r>
        <w:t>Este trabalho apresenta a implementação de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foram implementadas APIs para ambos.</w:t>
      </w:r>
    </w:p>
    <w:p w14:paraId="1783C9A1" w14:textId="77777777" w:rsidR="008551BB" w:rsidRDefault="008551BB" w:rsidP="00E247D3">
      <w:pPr>
        <w:pStyle w:val="Paragrafo"/>
      </w:pPr>
      <w:r>
        <w:t xml:space="preserve">A Lana recebe as mensagens do usuário final, as interpreta e responde com o que for necessário, de acordo com o seu entendimento. A implementação foi realizada visando a criação de um produto genérico, isto é, somente os extratores de dados possuem funções para serviços específicos, a assistente trata todas as mensagens recebidas de maneira única, desta forma, a implementação de novos serviços, dos mais variados contextos, não acarretará na necessidade de modificar o SAP, somente à criação de novos extratores de dados e na integração de contexto, facilitando assim o escalonamento da aplicação na adição de novas funcionalidades. A fim de fechar </w:t>
      </w:r>
      <w:r>
        <w:lastRenderedPageBreak/>
        <w:t xml:space="preserve">um escopo de serviços realizados pela assistente, visto que seria possível implementar diversas ações para diferentes finalidades, foram escolhidos serviços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35DAD66B" w14:textId="77777777" w:rsidR="008551BB" w:rsidRDefault="008551BB" w:rsidP="00E247D3">
      <w:pPr>
        <w:pStyle w:val="Paragrafo"/>
      </w:pPr>
      <w:r>
        <w:t xml:space="preserve">Para a implementação do SAP foi utilizado um serviço de entendimento de linguagem natural, uma solução </w:t>
      </w:r>
      <w:r w:rsidRPr="00150B24">
        <w:rPr>
          <w:bCs/>
          <w:i/>
          <w:iCs/>
        </w:rPr>
        <w:t>backend</w:t>
      </w:r>
      <w:r w:rsidRPr="00150B24">
        <w:rPr>
          <w:bCs/>
        </w:rPr>
        <w:t xml:space="preserve"> como serviço</w:t>
      </w:r>
      <w:r w:rsidRPr="00150B24">
        <w:t xml:space="preserve"> </w:t>
      </w:r>
      <w:r>
        <w:t xml:space="preserve">(BaaS), um </w:t>
      </w:r>
      <w:r>
        <w:rPr>
          <w:i/>
          <w:iCs/>
        </w:rPr>
        <w:t>framework</w:t>
      </w:r>
      <w:r>
        <w:t xml:space="preserve"> para a técnica de </w:t>
      </w:r>
      <w:r>
        <w:rPr>
          <w:i/>
          <w:iCs/>
        </w:rPr>
        <w:t>web scraping</w:t>
      </w:r>
      <w:r>
        <w:t xml:space="preserve"> e serviços de hospedagem.</w:t>
      </w:r>
    </w:p>
    <w:p w14:paraId="2760A8CE" w14:textId="77777777" w:rsidR="008551BB" w:rsidRPr="00FE2E12" w:rsidRDefault="008551BB" w:rsidP="00A2459A">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DC0C3E">
      <w:pPr>
        <w:pStyle w:val="Paragrafo"/>
      </w:pPr>
    </w:p>
    <w:p w14:paraId="4B219435" w14:textId="77777777" w:rsidR="00AD07EB" w:rsidRPr="00FE2E12" w:rsidRDefault="00AD07EB" w:rsidP="00D14BC4">
      <w:pPr>
        <w:pStyle w:val="Paragrafo"/>
      </w:pPr>
    </w:p>
    <w:p w14:paraId="623F9FA6" w14:textId="77777777" w:rsidR="00AD07EB" w:rsidRPr="00FE2E12" w:rsidRDefault="00AD07EB" w:rsidP="009B7F98">
      <w:pPr>
        <w:pStyle w:val="Paragrafo"/>
      </w:pPr>
    </w:p>
    <w:p w14:paraId="3DDCA0CF" w14:textId="77777777" w:rsidR="00AD07EB" w:rsidRPr="00FE2E12" w:rsidRDefault="00AD07EB" w:rsidP="00CB5E8B">
      <w:pPr>
        <w:pStyle w:val="Paragrafo"/>
      </w:pPr>
    </w:p>
    <w:p w14:paraId="5412088E" w14:textId="77777777" w:rsidR="00AD07EB" w:rsidRPr="00FE2E12" w:rsidRDefault="00AD07EB" w:rsidP="00AD0A3D">
      <w:pPr>
        <w:pStyle w:val="Paragrafo"/>
      </w:pPr>
    </w:p>
    <w:p w14:paraId="52DF03E1" w14:textId="77777777" w:rsidR="00AD07EB" w:rsidRPr="00FE2E12" w:rsidRDefault="00AD07EB" w:rsidP="00455E2C">
      <w:pPr>
        <w:pStyle w:val="Paragrafo"/>
      </w:pPr>
    </w:p>
    <w:p w14:paraId="50A4B5D7" w14:textId="77777777" w:rsidR="00AD07EB" w:rsidRPr="00FE2E12" w:rsidRDefault="00AD07EB" w:rsidP="00455E2C">
      <w:pPr>
        <w:pStyle w:val="Paragrafo"/>
      </w:pPr>
    </w:p>
    <w:p w14:paraId="59E0D08C" w14:textId="77777777" w:rsidR="00AD07EB" w:rsidRPr="00FE2E12" w:rsidRDefault="00AD07EB" w:rsidP="00135E91">
      <w:pPr>
        <w:pStyle w:val="Paragrafo"/>
      </w:pPr>
    </w:p>
    <w:p w14:paraId="20AD63BA" w14:textId="77777777" w:rsidR="00AD07EB" w:rsidRPr="00FE2E12" w:rsidRDefault="00AD07EB" w:rsidP="00135E91">
      <w:pPr>
        <w:pStyle w:val="Paragrafo"/>
      </w:pPr>
    </w:p>
    <w:p w14:paraId="36D79A62" w14:textId="77777777" w:rsidR="00AD07EB" w:rsidRPr="00FE2E12" w:rsidRDefault="00AD07EB" w:rsidP="00135E91">
      <w:pPr>
        <w:pStyle w:val="Paragrafo"/>
      </w:pPr>
    </w:p>
    <w:p w14:paraId="084A63D8" w14:textId="77777777" w:rsidR="00AD07EB" w:rsidRPr="00FE2E12" w:rsidRDefault="00AD07EB" w:rsidP="00455E2C">
      <w:pPr>
        <w:pStyle w:val="Paragrafo"/>
      </w:pPr>
    </w:p>
    <w:p w14:paraId="28E4F876" w14:textId="77777777" w:rsidR="00AD07EB" w:rsidRPr="00FE2E12" w:rsidRDefault="00AD07EB" w:rsidP="00135E91">
      <w:pPr>
        <w:pStyle w:val="Paragrafo"/>
      </w:pPr>
    </w:p>
    <w:p w14:paraId="3C5B6A0C" w14:textId="77777777" w:rsidR="007F2486" w:rsidRDefault="007F2486" w:rsidP="00135E91">
      <w:pPr>
        <w:pStyle w:val="Paragrafo"/>
      </w:pPr>
    </w:p>
    <w:p w14:paraId="190014A8" w14:textId="77777777" w:rsidR="00644740" w:rsidRDefault="00644740" w:rsidP="00455E2C">
      <w:pPr>
        <w:pStyle w:val="Paragrafo"/>
      </w:pPr>
    </w:p>
    <w:p w14:paraId="332530DF" w14:textId="77777777" w:rsidR="00644740" w:rsidRDefault="00644740" w:rsidP="00135E91">
      <w:pPr>
        <w:pStyle w:val="Paragrafo"/>
      </w:pPr>
    </w:p>
    <w:p w14:paraId="34D0AB90" w14:textId="77777777" w:rsidR="00644740" w:rsidRDefault="00644740" w:rsidP="00135E91">
      <w:pPr>
        <w:pStyle w:val="Paragrafo"/>
      </w:pPr>
    </w:p>
    <w:p w14:paraId="445270E7" w14:textId="77777777" w:rsidR="00644740" w:rsidRDefault="00644740" w:rsidP="00135E91">
      <w:pPr>
        <w:pStyle w:val="Paragrafo"/>
      </w:pP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3" w:name="_Toc529478068"/>
      <w:r w:rsidRPr="00FE2E12">
        <w:lastRenderedPageBreak/>
        <w:t>EMBASAMENTO TEÓRICO</w:t>
      </w:r>
      <w:bookmarkEnd w:id="3"/>
    </w:p>
    <w:p w14:paraId="51581CF3" w14:textId="77777777" w:rsidR="007F2486" w:rsidRPr="00FE2E12" w:rsidRDefault="007F2486" w:rsidP="003F0D3F">
      <w:pPr>
        <w:pStyle w:val="Paragrafo"/>
      </w:pPr>
    </w:p>
    <w:p w14:paraId="1A002B0C" w14:textId="44128826" w:rsidR="007F2486" w:rsidRPr="00FD2CF7" w:rsidRDefault="00923CE2" w:rsidP="00990F84">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3A6710">
      <w:pPr>
        <w:pStyle w:val="Paragrafo"/>
      </w:pPr>
    </w:p>
    <w:p w14:paraId="1A6BEEDA" w14:textId="2DB5F4F6" w:rsidR="00EC6382" w:rsidRPr="00FE2E12" w:rsidRDefault="00EC6382" w:rsidP="00F91CF3">
      <w:pPr>
        <w:pStyle w:val="Ttulo2"/>
        <w:numPr>
          <w:ilvl w:val="1"/>
          <w:numId w:val="11"/>
        </w:numPr>
      </w:pPr>
      <w:bookmarkStart w:id="4" w:name="_Toc529478069"/>
      <w:commentRangeStart w:id="5"/>
      <w:r w:rsidRPr="00FE2E12">
        <w:t xml:space="preserve">IBM </w:t>
      </w:r>
      <w:r w:rsidR="003A76FE" w:rsidRPr="00FE2E12">
        <w:t>Cloud</w:t>
      </w:r>
      <w:bookmarkEnd w:id="4"/>
      <w:commentRangeEnd w:id="5"/>
      <w:r w:rsidR="00891796">
        <w:rPr>
          <w:rStyle w:val="Refdecomentrio"/>
          <w:rFonts w:eastAsiaTheme="minorHAnsi" w:cstheme="minorBidi"/>
          <w:b w:val="0"/>
          <w:color w:val="auto"/>
        </w:rPr>
        <w:commentReference w:id="5"/>
      </w:r>
    </w:p>
    <w:p w14:paraId="3BCD16CB" w14:textId="77777777" w:rsidR="00AF7FF4" w:rsidRPr="00FE2E12" w:rsidRDefault="00AF7FF4" w:rsidP="003F0D3F">
      <w:pPr>
        <w:pStyle w:val="Paragrafo"/>
      </w:pPr>
    </w:p>
    <w:p w14:paraId="6C80BF67" w14:textId="280A3437" w:rsidR="00634159" w:rsidRPr="00FE2E12" w:rsidRDefault="008F77E2" w:rsidP="00990F84">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3A6710">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DE73AC">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E247D3">
      <w:pPr>
        <w:pStyle w:val="Paragrafo"/>
      </w:pPr>
    </w:p>
    <w:p w14:paraId="39B6D439" w14:textId="2B1E2885" w:rsidR="00EC6382" w:rsidRPr="00FE2E12" w:rsidRDefault="00EC6382" w:rsidP="00EC6382">
      <w:pPr>
        <w:pStyle w:val="Ttulo3"/>
        <w:rPr>
          <w:rFonts w:cs="Arial"/>
        </w:rPr>
      </w:pPr>
      <w:bookmarkStart w:id="6" w:name="_Toc529478070"/>
      <w:r w:rsidRPr="00FE2E12">
        <w:rPr>
          <w:rFonts w:cs="Arial"/>
        </w:rPr>
        <w:t>IBM Watson</w:t>
      </w:r>
      <w:bookmarkEnd w:id="6"/>
    </w:p>
    <w:p w14:paraId="63055316" w14:textId="77777777" w:rsidR="000474D4" w:rsidRPr="00FE2E12" w:rsidRDefault="000474D4" w:rsidP="003F0D3F">
      <w:pPr>
        <w:pStyle w:val="Paragrafo"/>
      </w:pPr>
    </w:p>
    <w:p w14:paraId="45A8D9EE" w14:textId="77777777" w:rsidR="002D788F" w:rsidRDefault="00A40BBF" w:rsidP="00990F84">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3A6710">
      <w:pPr>
        <w:pStyle w:val="Paragrafo"/>
      </w:pPr>
      <w:r>
        <w:t xml:space="preserve">O Watson foi apresentado mundialmente em 2011 durante o programa de televisão americano de perguntas e respostas, Jeopardy! Em sua participação, o Watson precisava agir como um dos participantes do programa, respondendo às </w:t>
      </w:r>
      <w: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3A6710">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0CE9ABF6" w:rsidR="00C4587E" w:rsidRPr="00663EBC" w:rsidRDefault="0091135C" w:rsidP="00DE73AC">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229DD">
        <w:t>.</w:t>
      </w:r>
      <w:r w:rsidR="00827B60">
        <w:t xml:space="preserve"> A configuração de serviços do Watson precisa ser realizada pela plataforma IBM Cloud, somente após as configurações é possível utilizar as APIs dos serviços.</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7" w:name="_Toc529478071"/>
      <w:r w:rsidRPr="00FE2E12">
        <w:rPr>
          <w:rFonts w:cs="Arial"/>
        </w:rPr>
        <w:t>Watson Assistant</w:t>
      </w:r>
      <w:bookmarkEnd w:id="7"/>
    </w:p>
    <w:p w14:paraId="3334012E" w14:textId="77777777" w:rsidR="00EF6BDC" w:rsidRPr="00FE2E12" w:rsidRDefault="00EF6BDC" w:rsidP="003F0D3F">
      <w:pPr>
        <w:pStyle w:val="Paragrafo"/>
      </w:pPr>
    </w:p>
    <w:p w14:paraId="0F77405F" w14:textId="052DB42A" w:rsidR="00EF6BDC" w:rsidRPr="00FE2E12" w:rsidRDefault="00666980" w:rsidP="00990F84">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3A6710">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w:t>
      </w:r>
      <w:r>
        <w:lastRenderedPageBreak/>
        <w:t>e utilizar as informações adicionais obtidas para, por exemplo, abrir chamados, atualizar informações de conta ou realizar pedidos.</w:t>
      </w:r>
    </w:p>
    <w:p w14:paraId="785A31A7" w14:textId="633FB1B0" w:rsidR="00090411" w:rsidRDefault="003D356A" w:rsidP="003A6710">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r w:rsidR="00182967">
        <w:rPr>
          <w:i/>
          <w:iCs/>
        </w:rPr>
        <w:t>.</w:t>
      </w:r>
    </w:p>
    <w:p w14:paraId="52E290D3" w14:textId="77777777" w:rsidR="00CE0AE9" w:rsidRDefault="00CE0AE9" w:rsidP="00DE73AC">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7E606FD6" w:rsidR="000E08C6" w:rsidRDefault="00CE0AE9" w:rsidP="00E247D3">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55309D">
        <w:t xml:space="preserve"> </w:t>
      </w:r>
      <w:r w:rsidR="0055309D">
        <w:fldChar w:fldCharType="begin"/>
      </w:r>
      <w:r w:rsidR="0055309D">
        <w:instrText xml:space="preserve"> REF _Ref529479085 \h </w:instrText>
      </w:r>
      <w:r w:rsidR="0055309D">
        <w:fldChar w:fldCharType="separate"/>
      </w:r>
      <w:r w:rsidR="00B35AA7">
        <w:t xml:space="preserve">Figura </w:t>
      </w:r>
      <w:r w:rsidR="00B35AA7">
        <w:rPr>
          <w:noProof/>
        </w:rPr>
        <w:t>1</w:t>
      </w:r>
      <w:r w:rsidR="0055309D">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516C24D5" w14:textId="77777777" w:rsidR="00A67915" w:rsidRPr="00FE2E12" w:rsidRDefault="00A67915" w:rsidP="00E247D3">
      <w:pPr>
        <w:pStyle w:val="Paragrafo"/>
      </w:pPr>
    </w:p>
    <w:p w14:paraId="43D44091" w14:textId="0A3C3589" w:rsidR="003D5282" w:rsidRDefault="003D5282" w:rsidP="00723529">
      <w:pPr>
        <w:pStyle w:val="Legenda"/>
      </w:pPr>
      <w:bookmarkStart w:id="8" w:name="_Ref529479085"/>
      <w:bookmarkStart w:id="9" w:name="_Toc530497582"/>
      <w:r>
        <w:lastRenderedPageBreak/>
        <w:t xml:space="preserve">Figura </w:t>
      </w:r>
      <w:fldSimple w:instr=" SEQ Figura \* ARABIC ">
        <w:r w:rsidR="00E108C7">
          <w:rPr>
            <w:noProof/>
          </w:rPr>
          <w:t>1</w:t>
        </w:r>
      </w:fldSimple>
      <w:bookmarkEnd w:id="8"/>
      <w:r>
        <w:t xml:space="preserve"> - Painel do serviço Watson Assistant para a criação de Intents.</w:t>
      </w:r>
      <w:bookmarkEnd w:id="9"/>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1"/>
      </w:r>
      <w:r w:rsidRPr="00F84D06">
        <w:rPr>
          <w:sz w:val="20"/>
          <w:szCs w:val="20"/>
        </w:rPr>
        <w:t>.</w:t>
      </w:r>
    </w:p>
    <w:p w14:paraId="56BC3E6D" w14:textId="77777777" w:rsidR="003D5282" w:rsidRPr="00FE2E12" w:rsidRDefault="003D5282" w:rsidP="003F0D3F">
      <w:pPr>
        <w:pStyle w:val="Paragrafo"/>
      </w:pPr>
    </w:p>
    <w:p w14:paraId="1FB43CAD" w14:textId="3223EFA5" w:rsidR="00982A0C" w:rsidRPr="00FE2E12" w:rsidRDefault="00C837D5" w:rsidP="003F0D3F">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reconhecimento de padrões, </w:t>
      </w:r>
      <w:r w:rsidR="00B712EE">
        <w:lastRenderedPageBreak/>
        <w:t>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3263E445" w:rsidR="000E08C6" w:rsidRPr="00FE2E12" w:rsidRDefault="00A64C79" w:rsidP="00990F84">
      <w:pPr>
        <w:pStyle w:val="Paragrafo"/>
      </w:pPr>
      <w:r>
        <w:t xml:space="preserve">A </w:t>
      </w:r>
      <w:r>
        <w:fldChar w:fldCharType="begin"/>
      </w:r>
      <w:r>
        <w:instrText xml:space="preserve"> REF _Ref529479106 \h </w:instrText>
      </w:r>
      <w:r>
        <w:fldChar w:fldCharType="separate"/>
      </w:r>
      <w:r>
        <w:t xml:space="preserve">Figura </w:t>
      </w:r>
      <w:r>
        <w:rPr>
          <w:noProof/>
        </w:rPr>
        <w:t>2</w:t>
      </w:r>
      <w:r>
        <w:fldChar w:fldCharType="end"/>
      </w:r>
      <w:r w:rsidR="008677BF">
        <w:t xml:space="preserve"> apresenta a criação de uma </w:t>
      </w:r>
      <w:r w:rsidR="008677BF" w:rsidRPr="006C0226">
        <w:rPr>
          <w:i/>
        </w:rPr>
        <w:t>Entitie</w:t>
      </w:r>
      <w:r w:rsidR="008677BF">
        <w:t xml:space="preserve"> “aeroportos_brasil”, utilizada como exemplo, na imagem pode ser observado que é criado o valor “aeroporto de Ilhéus” associado ao sinônimo “IOS”, também é possível observar que na caixa de seleção de tipo foi selecionado a opção “</w:t>
      </w:r>
      <w:proofErr w:type="spellStart"/>
      <w:r w:rsidR="008677BF">
        <w:t>Synonyms</w:t>
      </w:r>
      <w:proofErr w:type="spellEnd"/>
      <w:r w:rsidR="008677BF">
        <w:t>”</w:t>
      </w:r>
      <w:r w:rsidR="00CB7763">
        <w:t>, que significa “sinônimos” em português, para adicionar novos sinônimos que vão possuir este valor,  entretanto caso seja selecionada a opção “</w:t>
      </w:r>
      <w:proofErr w:type="spellStart"/>
      <w:r w:rsidR="00CB7763">
        <w:t>Patterns</w:t>
      </w:r>
      <w:proofErr w:type="spellEnd"/>
      <w:r w:rsidR="00CB7763">
        <w:t>”, que significa “padrões” em português, no lugar de novos sinônimos seriam adicionados expressões regulares para a identificação destes padrões.</w:t>
      </w:r>
    </w:p>
    <w:p w14:paraId="5CB3143F" w14:textId="7520AC23" w:rsidR="00502218" w:rsidRDefault="00502218" w:rsidP="00723529">
      <w:pPr>
        <w:pStyle w:val="Legenda"/>
      </w:pPr>
      <w:bookmarkStart w:id="10" w:name="_Ref529479106"/>
      <w:bookmarkStart w:id="11" w:name="_Toc530497583"/>
      <w:r>
        <w:t xml:space="preserve">Figura </w:t>
      </w:r>
      <w:fldSimple w:instr=" SEQ Figura \* ARABIC ">
        <w:r w:rsidR="00E108C7">
          <w:rPr>
            <w:noProof/>
          </w:rPr>
          <w:t>2</w:t>
        </w:r>
      </w:fldSimple>
      <w:bookmarkEnd w:id="10"/>
      <w:r>
        <w:t xml:space="preserve"> - </w:t>
      </w:r>
      <w:r w:rsidRPr="00C87441">
        <w:t xml:space="preserve">Painel do serviço Watson Assistant para a criação de </w:t>
      </w:r>
      <w:r>
        <w:t>Entities</w:t>
      </w:r>
      <w:r w:rsidRPr="00C87441">
        <w:t>.</w:t>
      </w:r>
      <w:bookmarkEnd w:id="11"/>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2"/>
      </w:r>
      <w:r>
        <w:rPr>
          <w:rFonts w:cs="Arial"/>
          <w:sz w:val="20"/>
          <w:szCs w:val="20"/>
        </w:rPr>
        <w:t>.</w:t>
      </w:r>
    </w:p>
    <w:p w14:paraId="5825C98B" w14:textId="77777777" w:rsidR="00016AAD" w:rsidRPr="00FE2E12" w:rsidRDefault="00016AAD" w:rsidP="003F0D3F">
      <w:pPr>
        <w:pStyle w:val="Paragrafo"/>
      </w:pPr>
    </w:p>
    <w:p w14:paraId="3549561B" w14:textId="77777777" w:rsidR="00FC00AE" w:rsidRDefault="00FC00AE" w:rsidP="00990F84">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0B2E3D63" w:rsidR="00784C70" w:rsidRDefault="00FC00AE" w:rsidP="003A6710">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w:t>
      </w:r>
      <w:r>
        <w:lastRenderedPageBreak/>
        <w:t xml:space="preserve">realizada através de um painel de criação de </w:t>
      </w:r>
      <w:r>
        <w:rPr>
          <w:i/>
          <w:iCs/>
        </w:rPr>
        <w:t>dialogs</w:t>
      </w:r>
      <w:r>
        <w:t>, que pode ser visto na</w:t>
      </w:r>
      <w:r w:rsidR="00725073">
        <w:t xml:space="preserve"> </w:t>
      </w:r>
      <w:r w:rsidR="00725073">
        <w:fldChar w:fldCharType="begin"/>
      </w:r>
      <w:r w:rsidR="00725073">
        <w:instrText xml:space="preserve"> REF _Ref529479123 \h </w:instrText>
      </w:r>
      <w:r w:rsidR="00725073">
        <w:fldChar w:fldCharType="separate"/>
      </w:r>
      <w:r w:rsidR="0011757A">
        <w:t xml:space="preserve">Figura </w:t>
      </w:r>
      <w:r w:rsidR="0011757A">
        <w:rPr>
          <w:noProof/>
        </w:rPr>
        <w:t>3</w:t>
      </w:r>
      <w:r w:rsidR="00725073">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43B7B86E" w14:textId="77777777" w:rsidR="00770E9D" w:rsidRPr="00FE2E12" w:rsidRDefault="00770E9D" w:rsidP="00DE73AC">
      <w:pPr>
        <w:pStyle w:val="Paragrafo"/>
      </w:pPr>
    </w:p>
    <w:p w14:paraId="72CDC4B9" w14:textId="03432DC8" w:rsidR="00765FBA" w:rsidRDefault="00765FBA" w:rsidP="00723529">
      <w:pPr>
        <w:pStyle w:val="Legenda"/>
      </w:pPr>
      <w:bookmarkStart w:id="12" w:name="_Ref529479123"/>
      <w:bookmarkStart w:id="13" w:name="_Toc530497584"/>
      <w:r>
        <w:t xml:space="preserve">Figura </w:t>
      </w:r>
      <w:fldSimple w:instr=" SEQ Figura \* ARABIC ">
        <w:r w:rsidR="00E108C7">
          <w:rPr>
            <w:noProof/>
          </w:rPr>
          <w:t>3</w:t>
        </w:r>
      </w:fldSimple>
      <w:bookmarkEnd w:id="12"/>
      <w:r>
        <w:t xml:space="preserve"> - </w:t>
      </w:r>
      <w:r w:rsidRPr="00A526E6">
        <w:t xml:space="preserve">Painel do serviço Watson Assistant para a criação de </w:t>
      </w:r>
      <w:r>
        <w:t>Dialogs</w:t>
      </w:r>
      <w:r w:rsidRPr="00A526E6">
        <w:t>.</w:t>
      </w:r>
      <w:bookmarkEnd w:id="13"/>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3"/>
      </w:r>
      <w:r>
        <w:rPr>
          <w:sz w:val="20"/>
          <w:szCs w:val="20"/>
        </w:rPr>
        <w:t>.</w:t>
      </w:r>
    </w:p>
    <w:p w14:paraId="460432F5" w14:textId="77777777" w:rsidR="00086D6A" w:rsidRPr="00FE2E12" w:rsidRDefault="00086D6A" w:rsidP="003F0D3F">
      <w:pPr>
        <w:pStyle w:val="Paragrafo"/>
      </w:pPr>
    </w:p>
    <w:p w14:paraId="50653064" w14:textId="77777777" w:rsidR="005D7923" w:rsidRDefault="005D7923" w:rsidP="00990F84">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47AE233F" w14:textId="77777777" w:rsidR="002A2E12" w:rsidRDefault="002A2E12" w:rsidP="003A6710">
      <w:pPr>
        <w:pStyle w:val="Paragrafo"/>
        <w:rPr>
          <w:ins w:id="14" w:author="Usuário do Microsoft Office" w:date="2018-11-20T18:58:00Z"/>
        </w:rPr>
      </w:pPr>
    </w:p>
    <w:p w14:paraId="0A1BE1CB" w14:textId="77777777" w:rsidR="00B97847" w:rsidRPr="00FE2E12" w:rsidRDefault="00B97847" w:rsidP="003A6710">
      <w:pPr>
        <w:pStyle w:val="Paragrafo"/>
      </w:pPr>
    </w:p>
    <w:p w14:paraId="14120894" w14:textId="38A728BE" w:rsidR="00E7358F" w:rsidRPr="00FE2E12" w:rsidRDefault="00B71293" w:rsidP="00F91CF3">
      <w:pPr>
        <w:pStyle w:val="Ttulo2"/>
      </w:pPr>
      <w:bookmarkStart w:id="15" w:name="_Toc529478072"/>
      <w:r w:rsidRPr="00FE2E12">
        <w:lastRenderedPageBreak/>
        <w:t>Aplicativos de Troca de Mensagens</w:t>
      </w:r>
      <w:bookmarkEnd w:id="15"/>
    </w:p>
    <w:p w14:paraId="27AA5BE1" w14:textId="77777777" w:rsidR="00EF06DE" w:rsidRPr="00FE2E12" w:rsidRDefault="00EF06DE" w:rsidP="003F0D3F">
      <w:pPr>
        <w:pStyle w:val="Paragrafo"/>
      </w:pPr>
    </w:p>
    <w:p w14:paraId="741EB5FD" w14:textId="5938941C" w:rsidR="00E419FB" w:rsidRDefault="00BB0636" w:rsidP="00990F84">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0B5DCE15" w14:textId="77777777" w:rsidR="00FC3096" w:rsidRDefault="00FC3096" w:rsidP="003A6710">
      <w:pPr>
        <w:pStyle w:val="Paragrafo"/>
      </w:pPr>
    </w:p>
    <w:p w14:paraId="139AA35B" w14:textId="77777777" w:rsidR="00FC3096" w:rsidRPr="00E419FB" w:rsidRDefault="00FC3096" w:rsidP="00DE73AC">
      <w:pPr>
        <w:pStyle w:val="Paragrafo"/>
      </w:pPr>
    </w:p>
    <w:p w14:paraId="12DFE1BF" w14:textId="7AAD3B02" w:rsidR="00B71293" w:rsidRPr="00FE2E12" w:rsidRDefault="00B71293" w:rsidP="00B71293">
      <w:pPr>
        <w:pStyle w:val="Ttulo3"/>
        <w:rPr>
          <w:rFonts w:cs="Arial"/>
        </w:rPr>
      </w:pPr>
      <w:bookmarkStart w:id="16" w:name="_Toc529478073"/>
      <w:r w:rsidRPr="00FE2E12">
        <w:rPr>
          <w:rFonts w:cs="Arial"/>
        </w:rPr>
        <w:t>Telegram</w:t>
      </w:r>
      <w:bookmarkEnd w:id="16"/>
    </w:p>
    <w:p w14:paraId="08D4A3B3" w14:textId="77777777" w:rsidR="00D71F91" w:rsidRPr="00FE2E12" w:rsidRDefault="00D71F91" w:rsidP="003F0D3F">
      <w:pPr>
        <w:pStyle w:val="Paragrafo"/>
      </w:pPr>
    </w:p>
    <w:p w14:paraId="3AE0BF3A" w14:textId="77777777" w:rsidR="00CC32C2" w:rsidRDefault="0083777E" w:rsidP="00990F84">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3A6710">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DE73AC">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668B4D62" w:rsidR="003D3737" w:rsidRPr="00FE2E12" w:rsidRDefault="007251F6" w:rsidP="00E247D3">
      <w:pPr>
        <w:pStyle w:val="Paragrafo"/>
      </w:pPr>
      <w:r w:rsidRPr="00FE2E12">
        <w:t xml:space="preserve">A </w:t>
      </w:r>
      <w:r w:rsidR="00043264">
        <w:fldChar w:fldCharType="begin"/>
      </w:r>
      <w:r w:rsidR="00043264">
        <w:instrText xml:space="preserve"> REF _Ref529479277 \h </w:instrText>
      </w:r>
      <w:r w:rsidR="00043264">
        <w:fldChar w:fldCharType="separate"/>
      </w:r>
      <w:r w:rsidR="008D261D">
        <w:t xml:space="preserve">Figura </w:t>
      </w:r>
      <w:r w:rsidR="008D261D">
        <w:rPr>
          <w:noProof/>
        </w:rPr>
        <w:t>4</w:t>
      </w:r>
      <w:r w:rsidR="00043264">
        <w:fldChar w:fldCharType="end"/>
      </w:r>
      <w:r w:rsidR="00043264">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w:t>
      </w:r>
      <w:proofErr w:type="gramStart"/>
      <w:r w:rsidR="005D2CE0">
        <w:t>675979870:AAGsgYDvpg</w:t>
      </w:r>
      <w:proofErr w:type="gramEnd"/>
      <w:r w:rsidR="005D2CE0">
        <w:t xml:space="preserve">2_nwuoG-A7KPHDZQffqWIOkFY” que será utilizado para acessar e controlar as funcionalidades deste </w:t>
      </w:r>
      <w:r w:rsidR="005D2CE0">
        <w:rPr>
          <w:i/>
          <w:iCs/>
        </w:rPr>
        <w:t>bot</w:t>
      </w:r>
      <w:r w:rsidR="005D2CE0">
        <w:t>.</w:t>
      </w:r>
    </w:p>
    <w:p w14:paraId="6C47B512" w14:textId="0069FE51" w:rsidR="00FB1A03" w:rsidRDefault="00FB1A03" w:rsidP="00723529">
      <w:pPr>
        <w:pStyle w:val="Legenda"/>
      </w:pPr>
      <w:bookmarkStart w:id="17" w:name="_Ref529479277"/>
      <w:bookmarkStart w:id="18" w:name="_Toc530497585"/>
      <w:r>
        <w:lastRenderedPageBreak/>
        <w:t xml:space="preserve">Figura </w:t>
      </w:r>
      <w:fldSimple w:instr=" SEQ Figura \* ARABIC ">
        <w:r w:rsidR="00E108C7">
          <w:rPr>
            <w:noProof/>
          </w:rPr>
          <w:t>4</w:t>
        </w:r>
      </w:fldSimple>
      <w:bookmarkEnd w:id="17"/>
      <w:r>
        <w:t xml:space="preserve"> - Criação de um novo bot a partir do</w:t>
      </w:r>
      <w:r w:rsidRPr="00C440FC">
        <w:t xml:space="preserve"> Telegram </w:t>
      </w:r>
      <w:r>
        <w:t>em uma conversa com o</w:t>
      </w:r>
      <w:r w:rsidRPr="00C440FC">
        <w:t xml:space="preserve"> BotFather</w:t>
      </w:r>
      <w:r>
        <w:rPr>
          <w:noProof/>
        </w:rPr>
        <w:t>.</w:t>
      </w:r>
      <w:bookmarkEnd w:id="18"/>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4"/>
      </w:r>
      <w:r w:rsidRPr="00F81484">
        <w:rPr>
          <w:sz w:val="20"/>
          <w:szCs w:val="20"/>
        </w:rPr>
        <w:t>.</w:t>
      </w:r>
    </w:p>
    <w:p w14:paraId="3884CB45" w14:textId="77777777" w:rsidR="001C3422" w:rsidRPr="001C3422" w:rsidRDefault="001C3422" w:rsidP="003F0D3F">
      <w:pPr>
        <w:pStyle w:val="Paragrafo"/>
      </w:pPr>
    </w:p>
    <w:p w14:paraId="530F7507" w14:textId="77777777" w:rsidR="006E61DA" w:rsidRDefault="006E61DA" w:rsidP="00990F84">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3A6710">
      <w:pPr>
        <w:pStyle w:val="Paragrafo"/>
      </w:pPr>
    </w:p>
    <w:p w14:paraId="31E416E8" w14:textId="4D0E98A1" w:rsidR="00B71293" w:rsidRPr="00FE2E12" w:rsidRDefault="00B71293" w:rsidP="00B71293">
      <w:pPr>
        <w:pStyle w:val="Ttulo3"/>
        <w:rPr>
          <w:rFonts w:cs="Arial"/>
        </w:rPr>
      </w:pPr>
      <w:bookmarkStart w:id="19" w:name="_Toc529478074"/>
      <w:r w:rsidRPr="00FE2E12">
        <w:rPr>
          <w:rFonts w:cs="Arial"/>
        </w:rPr>
        <w:t>Messenger</w:t>
      </w:r>
      <w:bookmarkEnd w:id="19"/>
    </w:p>
    <w:p w14:paraId="6A60B5B1" w14:textId="77777777" w:rsidR="003A2F64" w:rsidRPr="00FE2E12" w:rsidRDefault="003A2F64" w:rsidP="003F0D3F">
      <w:pPr>
        <w:pStyle w:val="Paragrafo"/>
      </w:pPr>
    </w:p>
    <w:p w14:paraId="6F7A47A1" w14:textId="77777777" w:rsidR="006B0860" w:rsidRDefault="006B0860" w:rsidP="00990F84">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0D0A9F02" w14:textId="188AD46C" w:rsidR="001A110F" w:rsidRPr="00FE2E12" w:rsidRDefault="006B0860" w:rsidP="003A6710">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w:t>
      </w:r>
      <w:r w:rsidR="00B5782C">
        <w:t xml:space="preserve">. Após a criação da aplicação pelo painel é necessário a configuração de chaves de autenticação para que o </w:t>
      </w:r>
      <w:r w:rsidR="00B5782C">
        <w:rPr>
          <w:i/>
          <w:iCs/>
        </w:rPr>
        <w:t>bot</w:t>
      </w:r>
      <w:r w:rsidR="00B5782C">
        <w:t xml:space="preserve"> tenha acesso as funcionalidades do Messenger.</w:t>
      </w:r>
    </w:p>
    <w:p w14:paraId="04E9A987" w14:textId="56E3C763" w:rsidR="00FB7845" w:rsidRPr="00FE2E12" w:rsidRDefault="00A31C5C" w:rsidP="003A6710">
      <w:pPr>
        <w:pStyle w:val="Paragrafo"/>
      </w:pPr>
      <w:r>
        <w:lastRenderedPageBreak/>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A4CB993" w14:textId="77777777" w:rsidR="00760F59" w:rsidRDefault="00760F59" w:rsidP="00DE73AC">
      <w:pPr>
        <w:pStyle w:val="Paragrafo"/>
      </w:pPr>
    </w:p>
    <w:p w14:paraId="6365BC91" w14:textId="77777777" w:rsidR="001E45C2" w:rsidRPr="00FE2E12" w:rsidRDefault="001E45C2" w:rsidP="00E247D3">
      <w:pPr>
        <w:pStyle w:val="Paragrafo"/>
      </w:pPr>
    </w:p>
    <w:p w14:paraId="164F96CE" w14:textId="757A3BA5" w:rsidR="00E7358F" w:rsidRPr="00FE2E12" w:rsidRDefault="00E7358F" w:rsidP="00F91CF3">
      <w:pPr>
        <w:pStyle w:val="Ttulo2"/>
      </w:pPr>
      <w:bookmarkStart w:id="20" w:name="_Toc529478075"/>
      <w:commentRangeStart w:id="21"/>
      <w:r w:rsidRPr="00FE2E12">
        <w:t>Back4App</w:t>
      </w:r>
      <w:bookmarkEnd w:id="20"/>
      <w:commentRangeEnd w:id="21"/>
      <w:r w:rsidR="00E85AFD">
        <w:rPr>
          <w:rStyle w:val="Refdecomentrio"/>
          <w:rFonts w:eastAsiaTheme="minorHAnsi" w:cstheme="minorBidi"/>
          <w:b w:val="0"/>
          <w:color w:val="auto"/>
        </w:rPr>
        <w:commentReference w:id="21"/>
      </w:r>
    </w:p>
    <w:p w14:paraId="0E8A4A30" w14:textId="77777777" w:rsidR="00760F59" w:rsidRPr="00FE2E12" w:rsidRDefault="00760F59" w:rsidP="003F0D3F">
      <w:pPr>
        <w:pStyle w:val="Paragrafo"/>
      </w:pPr>
    </w:p>
    <w:p w14:paraId="1CEE6573" w14:textId="73D20F76" w:rsidR="00760F59" w:rsidRPr="00FE2E12" w:rsidRDefault="00413E42" w:rsidP="00990F84">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3A6710">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5631CE1B" w:rsidR="00CD7682" w:rsidRPr="00FE2E12" w:rsidRDefault="00DF2AF5" w:rsidP="00DE73AC">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EA7CF1">
        <w:t xml:space="preserve"> </w:t>
      </w:r>
      <w:r w:rsidR="00C057FB">
        <w:fldChar w:fldCharType="begin"/>
      </w:r>
      <w:r w:rsidR="00C057FB">
        <w:instrText xml:space="preserve"> REF _Ref529479326 \h </w:instrText>
      </w:r>
      <w:r w:rsidR="00C057FB">
        <w:fldChar w:fldCharType="separate"/>
      </w:r>
      <w:r w:rsidR="002614C0">
        <w:t xml:space="preserve">Figura </w:t>
      </w:r>
      <w:r w:rsidR="002614C0">
        <w:rPr>
          <w:noProof/>
        </w:rPr>
        <w:t>5</w:t>
      </w:r>
      <w:r w:rsidR="00C057FB">
        <w:fldChar w:fldCharType="end"/>
      </w:r>
      <w:r w:rsidR="00365781" w:rsidRPr="00FE2E12">
        <w:t>,</w:t>
      </w:r>
      <w:r w:rsidR="006944ED" w:rsidRPr="00FE2E12">
        <w:t xml:space="preserve"> </w:t>
      </w:r>
      <w:r w:rsidR="0016520B">
        <w:t xml:space="preserve">para gerenciamento de banco de dados, </w:t>
      </w:r>
      <w:r w:rsidR="0016520B">
        <w:lastRenderedPageBreak/>
        <w:t xml:space="preserve">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69DF227F" w:rsidR="008B5F32" w:rsidRDefault="008B5F32" w:rsidP="00723529">
      <w:pPr>
        <w:pStyle w:val="Legenda"/>
      </w:pPr>
      <w:bookmarkStart w:id="22" w:name="_Ref529479326"/>
      <w:bookmarkStart w:id="23" w:name="_Toc530497586"/>
      <w:r>
        <w:t xml:space="preserve">Figura </w:t>
      </w:r>
      <w:fldSimple w:instr=" SEQ Figura \* ARABIC ">
        <w:r w:rsidR="00E108C7">
          <w:rPr>
            <w:noProof/>
          </w:rPr>
          <w:t>5</w:t>
        </w:r>
      </w:fldSimple>
      <w:bookmarkEnd w:id="22"/>
      <w:r>
        <w:rPr>
          <w:noProof/>
        </w:rPr>
        <w:t xml:space="preserve"> - Painel de controle de uma aplicação no Back4App.</w:t>
      </w:r>
      <w:bookmarkEnd w:id="23"/>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5"/>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3F0D3F">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990F84">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3A6710">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w:t>
      </w:r>
      <w:r>
        <w:lastRenderedPageBreak/>
        <w:t>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3A6710">
      <w:pPr>
        <w:pStyle w:val="Paragrafo"/>
      </w:pPr>
    </w:p>
    <w:p w14:paraId="06590C1F" w14:textId="18B6CEF8" w:rsidR="00E7358F" w:rsidRPr="00FE2E12" w:rsidRDefault="00B71293" w:rsidP="00F91CF3">
      <w:pPr>
        <w:pStyle w:val="Ttulo2"/>
      </w:pPr>
      <w:bookmarkStart w:id="24" w:name="_Toc529478076"/>
      <w:r w:rsidRPr="00FE2E12">
        <w:t>VPS Hosting</w:t>
      </w:r>
      <w:bookmarkEnd w:id="24"/>
    </w:p>
    <w:p w14:paraId="76804BB6" w14:textId="77777777" w:rsidR="00621BA0" w:rsidRPr="00FE2E12" w:rsidRDefault="00621BA0" w:rsidP="003F0D3F">
      <w:pPr>
        <w:pStyle w:val="Paragrafo"/>
      </w:pPr>
    </w:p>
    <w:p w14:paraId="32E5755C" w14:textId="7D605353" w:rsidR="00621BA0" w:rsidRPr="009C3DAD" w:rsidRDefault="003751F8" w:rsidP="00990F84">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ins w:id="25" w:author="Usuário do Microsoft Office" w:date="2018-11-20T18:54:00Z">
        <w:r w:rsidR="00901000">
          <w:t xml:space="preserve"> </w:t>
        </w:r>
        <w:r w:rsidR="00421859">
          <w:fldChar w:fldCharType="begin" w:fldLock="1"/>
        </w:r>
      </w:ins>
      <w:r w:rsidR="00421859">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2018b)"},"properties":{"noteIndex":0},"schema":"https://github.com/citation-style-language/schema/raw/master/csl-citation.json"}</w:instrText>
      </w:r>
      <w:r w:rsidR="00421859">
        <w:fldChar w:fldCharType="separate"/>
      </w:r>
      <w:r w:rsidR="00421859" w:rsidRPr="00421859">
        <w:rPr>
          <w:noProof/>
        </w:rPr>
        <w:t>(DIGITALOCEAN, 2018b)</w:t>
      </w:r>
      <w:ins w:id="26" w:author="Usuário do Microsoft Office" w:date="2018-11-20T18:54:00Z">
        <w:r w:rsidR="00421859">
          <w:fldChar w:fldCharType="end"/>
        </w:r>
      </w:ins>
      <w:r w:rsidR="009C3DAD">
        <w:t>.</w:t>
      </w:r>
    </w:p>
    <w:p w14:paraId="34D54B47" w14:textId="4B453167" w:rsidR="00EF7B73" w:rsidRDefault="00EF7B73" w:rsidP="00990F84">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240C99">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ins w:id="27" w:author="Usuário do Microsoft Office" w:date="2018-11-20T18:40:00Z">
        <w:r w:rsidR="00240C99">
          <w:t xml:space="preserve"> </w:t>
        </w:r>
      </w:ins>
    </w:p>
    <w:p w14:paraId="1AA949AD" w14:textId="77777777" w:rsidR="00EC3D26" w:rsidRDefault="00EC3D26" w:rsidP="003A6710">
      <w:pPr>
        <w:pStyle w:val="Paragrafo"/>
        <w:rPr>
          <w:ins w:id="28" w:author="Usuário do Microsoft Office" w:date="2018-11-20T18:54:00Z"/>
        </w:rPr>
      </w:pPr>
    </w:p>
    <w:p w14:paraId="03372D47" w14:textId="77777777" w:rsidR="00ED0675" w:rsidRPr="00FE2E12" w:rsidRDefault="00ED0675" w:rsidP="003A6710">
      <w:pPr>
        <w:pStyle w:val="Paragrafo"/>
      </w:pPr>
    </w:p>
    <w:p w14:paraId="2132A5FB" w14:textId="334A53A1" w:rsidR="00B71293" w:rsidRPr="00FE2E12" w:rsidRDefault="00A55AA5" w:rsidP="00B71293">
      <w:pPr>
        <w:pStyle w:val="Ttulo3"/>
        <w:rPr>
          <w:rFonts w:cs="Arial"/>
        </w:rPr>
      </w:pPr>
      <w:bookmarkStart w:id="29" w:name="_Toc529478077"/>
      <w:r w:rsidRPr="00FE2E12">
        <w:rPr>
          <w:rFonts w:cs="Arial"/>
        </w:rPr>
        <w:lastRenderedPageBreak/>
        <w:t>DigitalOcean</w:t>
      </w:r>
      <w:r w:rsidR="00D055A1" w:rsidRPr="00FE2E12">
        <w:rPr>
          <w:rFonts w:cs="Arial"/>
        </w:rPr>
        <w:t xml:space="preserve"> Droplet</w:t>
      </w:r>
      <w:bookmarkEnd w:id="29"/>
    </w:p>
    <w:p w14:paraId="7B73BB2E" w14:textId="77777777" w:rsidR="00A55AA5" w:rsidRPr="00FE2E12" w:rsidRDefault="00A55AA5" w:rsidP="003F0D3F">
      <w:pPr>
        <w:pStyle w:val="Paragrafo"/>
      </w:pPr>
    </w:p>
    <w:p w14:paraId="5014C0E1" w14:textId="1A9C9B1F" w:rsidR="009A409C" w:rsidRPr="00FE2E12" w:rsidRDefault="00752C31" w:rsidP="00990F84">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421859">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2018)"},"properties":{"noteIndex":0},"schema":"https://github.com/citation-style-language/schema/raw/master/csl-citation.json"}</w:instrText>
      </w:r>
      <w:r w:rsidR="009A409C" w:rsidRPr="00FE2E12">
        <w:fldChar w:fldCharType="separate"/>
      </w:r>
      <w:r w:rsidR="00421859" w:rsidRPr="00421859">
        <w:rPr>
          <w:noProof/>
        </w:rPr>
        <w:t>(DIGITALOCEAN, 2018a)</w:t>
      </w:r>
      <w:r w:rsidR="009A409C" w:rsidRPr="00FE2E12">
        <w:fldChar w:fldCharType="end"/>
      </w:r>
      <w:r w:rsidR="009A409C" w:rsidRPr="00FE2E12">
        <w:t>.</w:t>
      </w:r>
    </w:p>
    <w:p w14:paraId="66A9CDEB" w14:textId="77777777" w:rsidR="004775E2" w:rsidRDefault="004775E2" w:rsidP="003A6710">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09C5F9DE" w:rsidR="00D675C0" w:rsidRDefault="004775E2" w:rsidP="00DE73AC">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015933">
        <w:fldChar w:fldCharType="begin"/>
      </w:r>
      <w:r w:rsidR="00015933">
        <w:instrText xml:space="preserve"> REF _Ref529479347 \h </w:instrText>
      </w:r>
      <w:r w:rsidR="00015933">
        <w:fldChar w:fldCharType="separate"/>
      </w:r>
      <w:r w:rsidR="00515A31">
        <w:t xml:space="preserve">Figura </w:t>
      </w:r>
      <w:r w:rsidR="00515A31">
        <w:rPr>
          <w:noProof/>
        </w:rPr>
        <w:t>6</w:t>
      </w:r>
      <w:r w:rsidR="00015933">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E247D3">
      <w:pPr>
        <w:pStyle w:val="Paragrafo"/>
      </w:pPr>
    </w:p>
    <w:p w14:paraId="24F14FCF" w14:textId="165D3699" w:rsidR="00FD4884" w:rsidRDefault="00FD4884" w:rsidP="00723529">
      <w:pPr>
        <w:pStyle w:val="Legenda"/>
      </w:pPr>
      <w:bookmarkStart w:id="30" w:name="_Ref529479347"/>
      <w:bookmarkStart w:id="31" w:name="_Toc530497587"/>
      <w:r>
        <w:lastRenderedPageBreak/>
        <w:t xml:space="preserve">Figura </w:t>
      </w:r>
      <w:fldSimple w:instr=" SEQ Figura \* ARABIC ">
        <w:r w:rsidR="00E108C7">
          <w:rPr>
            <w:noProof/>
          </w:rPr>
          <w:t>6</w:t>
        </w:r>
      </w:fldSimple>
      <w:bookmarkEnd w:id="30"/>
      <w:r>
        <w:rPr>
          <w:noProof/>
        </w:rPr>
        <w:t xml:space="preserve"> - Painel de controle de um Droplet na plataforma do DigitalOcean.</w:t>
      </w:r>
      <w:bookmarkEnd w:id="31"/>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6"/>
      </w:r>
      <w:r>
        <w:rPr>
          <w:rFonts w:cs="Arial"/>
          <w:sz w:val="20"/>
          <w:szCs w:val="20"/>
        </w:rPr>
        <w:t>.</w:t>
      </w:r>
    </w:p>
    <w:p w14:paraId="4473A5F2" w14:textId="77777777" w:rsidR="00C3491F" w:rsidRPr="00C3491F" w:rsidRDefault="00C3491F" w:rsidP="003F0D3F">
      <w:pPr>
        <w:pStyle w:val="Paragrafo"/>
      </w:pPr>
    </w:p>
    <w:p w14:paraId="1BE68DCC" w14:textId="1443B249" w:rsidR="00D4590A" w:rsidRDefault="00B04663" w:rsidP="00990F84">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3A6710">
      <w:pPr>
        <w:pStyle w:val="Paragrafo"/>
      </w:pPr>
    </w:p>
    <w:p w14:paraId="2F1641D0" w14:textId="1EE74E6C" w:rsidR="00B71293" w:rsidRPr="00FE2E12" w:rsidRDefault="00A55AA5" w:rsidP="00B71293">
      <w:pPr>
        <w:pStyle w:val="Ttulo3"/>
        <w:rPr>
          <w:rFonts w:cs="Arial"/>
        </w:rPr>
      </w:pPr>
      <w:bookmarkStart w:id="32" w:name="_Toc529478078"/>
      <w:r w:rsidRPr="00FE2E12">
        <w:rPr>
          <w:rFonts w:cs="Arial"/>
        </w:rPr>
        <w:t>Heroku</w:t>
      </w:r>
      <w:r w:rsidR="00D055A1" w:rsidRPr="00FE2E12">
        <w:rPr>
          <w:rFonts w:cs="Arial"/>
        </w:rPr>
        <w:t xml:space="preserve"> Dyno</w:t>
      </w:r>
      <w:bookmarkEnd w:id="32"/>
    </w:p>
    <w:p w14:paraId="4D946B4B" w14:textId="77777777" w:rsidR="00D055A1" w:rsidRPr="00FE2E12" w:rsidRDefault="00D055A1" w:rsidP="003F0D3F">
      <w:pPr>
        <w:pStyle w:val="Paragrafo"/>
      </w:pPr>
    </w:p>
    <w:p w14:paraId="14ED476F" w14:textId="39E4F06B" w:rsidR="002A3A6F" w:rsidRDefault="00D055A1" w:rsidP="00990F84">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3A6710">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w:t>
      </w:r>
      <w:r>
        <w:lastRenderedPageBreak/>
        <w:t>que esta sendo executada, ou sempre que o Dyno é reiniciado, o número da porta fica disponível no próprio servidor armazenado em uma variável de ambiente de nome “PORT”.</w:t>
      </w:r>
    </w:p>
    <w:p w14:paraId="5004D2FD" w14:textId="59BB517F" w:rsidR="008D7F9F" w:rsidRDefault="002A3A6F" w:rsidP="003A6710">
      <w:pPr>
        <w:pStyle w:val="Paragrafo"/>
      </w:pPr>
      <w:r>
        <w:t>Todas as configurações do VPS podem ser acessadas através do painel de controle oferecido pelo Heroku,</w:t>
      </w:r>
      <w:r w:rsidR="00CD4E97">
        <w:t xml:space="preserve"> </w:t>
      </w:r>
      <w:r w:rsidR="00CD4E97">
        <w:fldChar w:fldCharType="begin"/>
      </w:r>
      <w:r w:rsidR="00CD4E97">
        <w:instrText xml:space="preserve"> REF _Ref529479369 \h </w:instrText>
      </w:r>
      <w:r w:rsidR="00CD4E97">
        <w:fldChar w:fldCharType="separate"/>
      </w:r>
      <w:r w:rsidR="00510B88">
        <w:t xml:space="preserve">Figura </w:t>
      </w:r>
      <w:r w:rsidR="00510B88">
        <w:rPr>
          <w:noProof/>
        </w:rPr>
        <w:t>7</w:t>
      </w:r>
      <w:r w:rsidR="00CD4E97">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DE73AC">
      <w:pPr>
        <w:pStyle w:val="Paragrafo"/>
      </w:pPr>
    </w:p>
    <w:p w14:paraId="6B44FAC0" w14:textId="5CE039B1" w:rsidR="00C634F3" w:rsidRDefault="00C634F3" w:rsidP="00723529">
      <w:pPr>
        <w:pStyle w:val="Legenda"/>
      </w:pPr>
      <w:bookmarkStart w:id="33" w:name="_Ref529479369"/>
      <w:bookmarkStart w:id="34" w:name="_Toc530497588"/>
      <w:r>
        <w:t xml:space="preserve">Figura </w:t>
      </w:r>
      <w:fldSimple w:instr=" SEQ Figura \* ARABIC ">
        <w:r w:rsidR="00E108C7">
          <w:rPr>
            <w:noProof/>
          </w:rPr>
          <w:t>7</w:t>
        </w:r>
      </w:fldSimple>
      <w:bookmarkEnd w:id="33"/>
      <w:r>
        <w:t xml:space="preserve"> - Painel de controle de um Dyno na plataforma do Heroku.</w:t>
      </w:r>
      <w:bookmarkEnd w:id="34"/>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7"/>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3F0D3F">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3F0D3F">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990F84">
      <w:pPr>
        <w:pStyle w:val="Paragrafo"/>
      </w:pPr>
    </w:p>
    <w:p w14:paraId="03E781D0" w14:textId="3AAEF868" w:rsidR="006A491C" w:rsidRPr="00FE2E12" w:rsidRDefault="006A491C" w:rsidP="00F91CF3">
      <w:pPr>
        <w:pStyle w:val="Ttulo2"/>
      </w:pPr>
      <w:bookmarkStart w:id="35" w:name="_Ref528850929"/>
      <w:bookmarkStart w:id="36" w:name="_Toc529478079"/>
      <w:r w:rsidRPr="00FE2E12">
        <w:t>Selenium</w:t>
      </w:r>
      <w:r w:rsidR="0034098D" w:rsidRPr="00FE2E12">
        <w:t xml:space="preserve"> WebDriver</w:t>
      </w:r>
      <w:bookmarkStart w:id="37" w:name="_GoBack"/>
      <w:bookmarkEnd w:id="35"/>
      <w:bookmarkEnd w:id="36"/>
      <w:bookmarkEnd w:id="37"/>
    </w:p>
    <w:p w14:paraId="76DBAE95" w14:textId="77777777" w:rsidR="006E68B7" w:rsidRPr="00FE2E12" w:rsidRDefault="006E68B7" w:rsidP="003F0D3F">
      <w:pPr>
        <w:pStyle w:val="Paragrafo"/>
      </w:pPr>
    </w:p>
    <w:p w14:paraId="660DDAA1" w14:textId="77777777" w:rsidR="00E55B48" w:rsidRDefault="00E55B48" w:rsidP="00990F84">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3A6710">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DE73AC">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E247D3">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E247D3">
      <w:pPr>
        <w:pStyle w:val="Paragrafo"/>
      </w:pPr>
    </w:p>
    <w:p w14:paraId="09344888" w14:textId="49B22A1F" w:rsidR="0054475C" w:rsidRPr="00FE2E12" w:rsidRDefault="00821E7A" w:rsidP="00F91CF3">
      <w:pPr>
        <w:pStyle w:val="Ttulo2"/>
      </w:pPr>
      <w:bookmarkStart w:id="38" w:name="_Toc529478080"/>
      <w:commentRangeStart w:id="39"/>
      <w:r w:rsidRPr="00FE2E12">
        <w:lastRenderedPageBreak/>
        <w:t>Kanban</w:t>
      </w:r>
      <w:bookmarkEnd w:id="38"/>
      <w:commentRangeEnd w:id="39"/>
      <w:r w:rsidR="00A239BC">
        <w:rPr>
          <w:rStyle w:val="Refdecomentrio"/>
          <w:rFonts w:eastAsiaTheme="minorHAnsi" w:cstheme="minorBidi"/>
          <w:b w:val="0"/>
          <w:color w:val="auto"/>
        </w:rPr>
        <w:commentReference w:id="39"/>
      </w:r>
    </w:p>
    <w:p w14:paraId="35CF4B1F" w14:textId="77777777" w:rsidR="0054475C" w:rsidRPr="00FE2E12" w:rsidRDefault="0054475C" w:rsidP="003F0D3F">
      <w:pPr>
        <w:pStyle w:val="Paragrafo"/>
      </w:pPr>
    </w:p>
    <w:p w14:paraId="2DD92CA3" w14:textId="77777777" w:rsidR="00231BD0" w:rsidRDefault="00231BD0" w:rsidP="00990F84">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3A6710">
      <w:pPr>
        <w:pStyle w:val="Paragrafo"/>
      </w:pPr>
      <w: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DE73AC">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E247D3">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E247D3">
      <w:pPr>
        <w:pStyle w:val="Paragrafo"/>
      </w:pPr>
    </w:p>
    <w:p w14:paraId="5F5FF278" w14:textId="77777777" w:rsidR="00876DFA" w:rsidRPr="00FE2E12" w:rsidRDefault="00876DFA" w:rsidP="00E247D3">
      <w:pPr>
        <w:pStyle w:val="Paragrafo"/>
      </w:pPr>
    </w:p>
    <w:p w14:paraId="7EE5D9F4" w14:textId="77777777" w:rsidR="00876DFA" w:rsidRPr="00FE2E12" w:rsidRDefault="00876DFA" w:rsidP="00A2459A">
      <w:pPr>
        <w:pStyle w:val="Paragrafo"/>
      </w:pPr>
    </w:p>
    <w:p w14:paraId="52E76937" w14:textId="77777777" w:rsidR="00876DFA" w:rsidRPr="00FE2E12" w:rsidRDefault="00876DFA" w:rsidP="00DC0C3E">
      <w:pPr>
        <w:pStyle w:val="Paragrafo"/>
      </w:pPr>
    </w:p>
    <w:p w14:paraId="12BC3B53" w14:textId="77777777" w:rsidR="00876DFA" w:rsidRDefault="00876DFA" w:rsidP="00D14BC4">
      <w:pPr>
        <w:pStyle w:val="Paragrafo"/>
      </w:pPr>
    </w:p>
    <w:p w14:paraId="2E3F0C9C" w14:textId="77777777" w:rsidR="005A265B" w:rsidRDefault="005A265B" w:rsidP="009B7F98">
      <w:pPr>
        <w:pStyle w:val="Paragrafo"/>
      </w:pPr>
    </w:p>
    <w:p w14:paraId="342F1D3F" w14:textId="77777777" w:rsidR="005A265B" w:rsidRDefault="005A265B" w:rsidP="00CB5E8B">
      <w:pPr>
        <w:pStyle w:val="Paragrafo"/>
      </w:pPr>
    </w:p>
    <w:p w14:paraId="0E81D407" w14:textId="77777777" w:rsidR="005A265B" w:rsidRDefault="005A265B" w:rsidP="00AD0A3D">
      <w:pPr>
        <w:pStyle w:val="Paragrafo"/>
      </w:pPr>
    </w:p>
    <w:p w14:paraId="25AFD7BA" w14:textId="77777777" w:rsidR="005A265B" w:rsidRDefault="005A265B" w:rsidP="00455E2C">
      <w:pPr>
        <w:pStyle w:val="Paragrafo"/>
      </w:pPr>
    </w:p>
    <w:p w14:paraId="65F3C379" w14:textId="77777777" w:rsidR="005A265B" w:rsidRDefault="005A265B" w:rsidP="00455E2C">
      <w:pPr>
        <w:pStyle w:val="Paragrafo"/>
      </w:pPr>
    </w:p>
    <w:p w14:paraId="539EEF0B" w14:textId="77777777" w:rsidR="005A265B" w:rsidRDefault="005A265B" w:rsidP="00455E2C">
      <w:pPr>
        <w:pStyle w:val="Paragrafo"/>
      </w:pPr>
    </w:p>
    <w:p w14:paraId="13455D07" w14:textId="77777777" w:rsidR="005A265B" w:rsidRDefault="005A265B" w:rsidP="00455E2C">
      <w:pPr>
        <w:pStyle w:val="Paragrafo"/>
      </w:pP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Pr="00FE2E12" w:rsidRDefault="009A0547" w:rsidP="00902231">
      <w:pPr>
        <w:pStyle w:val="Ttulo1"/>
      </w:pPr>
      <w:bookmarkStart w:id="40" w:name="_Toc529478081"/>
      <w:r w:rsidRPr="00FE2E12">
        <w:lastRenderedPageBreak/>
        <w:t>MATERIAIS E MÉTODOS</w:t>
      </w:r>
      <w:bookmarkEnd w:id="40"/>
    </w:p>
    <w:p w14:paraId="4664385C" w14:textId="77777777" w:rsidR="00F503D9" w:rsidRPr="00FE2E12" w:rsidRDefault="00F503D9" w:rsidP="003F0D3F">
      <w:pPr>
        <w:pStyle w:val="Paragrafo"/>
      </w:pPr>
    </w:p>
    <w:p w14:paraId="716CB798" w14:textId="3730C6C5" w:rsidR="00A91689" w:rsidRDefault="00A91689" w:rsidP="00990F84">
      <w:pPr>
        <w:pStyle w:val="Paragrafo"/>
      </w:pPr>
      <w:r>
        <w:t xml:space="preserve">Como se trata de um sistema distribuído, a implementação deste SAP foi modularizada, de forma que cada módulo </w:t>
      </w:r>
      <w:r w:rsidR="00004D69">
        <w:t xml:space="preserve">possua </w:t>
      </w:r>
      <w:r>
        <w:t xml:space="preserve">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350BF8F7" w:rsidR="00733573" w:rsidRPr="00FE2E12" w:rsidRDefault="00A91689" w:rsidP="003A6710">
      <w:pPr>
        <w:pStyle w:val="Paragrafo"/>
      </w:pPr>
      <w:commentRangeStart w:id="41"/>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xml:space="preserve">. Desta maneira, para um módulo se comunicar com outro basta </w:t>
      </w:r>
      <w:r w:rsidR="00F16899">
        <w:t xml:space="preserve">ambos </w:t>
      </w:r>
      <w:r>
        <w:t>seguirem o padrão de comunicação estabelecido. A topologia de comunicação entre os módulos é representada na</w:t>
      </w:r>
      <w:r w:rsidR="00F26A9B">
        <w:t xml:space="preserve"> </w:t>
      </w:r>
      <w:r w:rsidR="00F26A9B">
        <w:fldChar w:fldCharType="begin"/>
      </w:r>
      <w:r w:rsidR="00F26A9B">
        <w:instrText xml:space="preserve"> REF _Ref529479386 \h </w:instrText>
      </w:r>
      <w:r w:rsidR="00F26A9B">
        <w:fldChar w:fldCharType="separate"/>
      </w:r>
      <w:r w:rsidR="00F26A9B" w:rsidRPr="00CD50F4">
        <w:t xml:space="preserve">Figura </w:t>
      </w:r>
      <w:r w:rsidR="00F26A9B">
        <w:rPr>
          <w:noProof/>
        </w:rPr>
        <w:t>8</w:t>
      </w:r>
      <w:r w:rsidR="00F26A9B">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commentRangeEnd w:id="41"/>
      <w:r w:rsidR="000431BE">
        <w:rPr>
          <w:rStyle w:val="Refdecomentrio"/>
          <w:rFonts w:eastAsiaTheme="minorHAnsi" w:cstheme="minorBidi"/>
          <w:color w:val="auto"/>
          <w:lang w:val="pt-BR"/>
        </w:rPr>
        <w:commentReference w:id="41"/>
      </w:r>
    </w:p>
    <w:p w14:paraId="18FBE117" w14:textId="4B515F8B" w:rsidR="000C04E4" w:rsidRPr="00CD50F4" w:rsidRDefault="000C04E4" w:rsidP="00723529">
      <w:pPr>
        <w:pStyle w:val="Legenda"/>
      </w:pPr>
      <w:bookmarkStart w:id="42" w:name="_Ref529479386"/>
      <w:bookmarkStart w:id="43" w:name="_Toc530497589"/>
      <w:r w:rsidRPr="00CD50F4">
        <w:t xml:space="preserve">Figura </w:t>
      </w:r>
      <w:fldSimple w:instr=" SEQ Figura \* ARABIC ">
        <w:r w:rsidR="00E108C7">
          <w:rPr>
            <w:noProof/>
          </w:rPr>
          <w:t>8</w:t>
        </w:r>
      </w:fldSimple>
      <w:bookmarkEnd w:id="42"/>
      <w:r w:rsidRPr="00CD50F4">
        <w:t xml:space="preserve"> - Topologia de comunicação entre módulos.</w:t>
      </w:r>
      <w:bookmarkEnd w:id="43"/>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03719FF1" w:rsidR="004C6678" w:rsidRDefault="009C15BD" w:rsidP="003F0D3F">
      <w:pPr>
        <w:pStyle w:val="Paragrafo"/>
      </w:pPr>
      <w:r w:rsidRPr="00FE2E12">
        <w:lastRenderedPageBreak/>
        <w:t>P</w:t>
      </w:r>
      <w:r w:rsidR="003F75FD" w:rsidRPr="00FE2E12">
        <w:t>ara este projeto não foram gerados outros diagramas além da topologia apresentada na</w:t>
      </w:r>
      <w:r w:rsidR="00C51F72">
        <w:t xml:space="preserve"> </w:t>
      </w:r>
      <w:r w:rsidR="00C51F72">
        <w:fldChar w:fldCharType="begin"/>
      </w:r>
      <w:r w:rsidR="00C51F72">
        <w:instrText xml:space="preserve"> REF _Ref529479386 \h </w:instrText>
      </w:r>
      <w:r w:rsidR="00C51F72">
        <w:fldChar w:fldCharType="separate"/>
      </w:r>
      <w:r w:rsidR="00C51F72" w:rsidRPr="00CD50F4">
        <w:t xml:space="preserve">Figura </w:t>
      </w:r>
      <w:r w:rsidR="00C51F72">
        <w:rPr>
          <w:noProof/>
        </w:rPr>
        <w:t>8</w:t>
      </w:r>
      <w:r w:rsidR="00C51F72">
        <w:fldChar w:fldCharType="end"/>
      </w:r>
      <w:r w:rsidRPr="00FE2E12">
        <w:t xml:space="preserve">, </w:t>
      </w:r>
      <w:r w:rsidR="004C6678">
        <w:t>visto que este trabalho foi implementado utilizando a metodologia ágil Kanban, onde não é obrigatório a criação de diagramas.</w:t>
      </w:r>
    </w:p>
    <w:p w14:paraId="1DFD1484" w14:textId="77777777" w:rsidR="004C6678" w:rsidRDefault="004C6678" w:rsidP="00990F84">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3A6710">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DE73AC">
      <w:pPr>
        <w:pStyle w:val="Paragrafo"/>
      </w:pPr>
    </w:p>
    <w:p w14:paraId="74CC9768" w14:textId="6B6BC01B" w:rsidR="009A0547" w:rsidRPr="00FE2E12" w:rsidRDefault="009A0547" w:rsidP="00F91CF3">
      <w:pPr>
        <w:pStyle w:val="Ttulo2"/>
      </w:pPr>
      <w:bookmarkStart w:id="44" w:name="_Toc529478082"/>
      <w:r w:rsidRPr="00FE2E12">
        <w:t>Interface</w:t>
      </w:r>
      <w:bookmarkEnd w:id="44"/>
    </w:p>
    <w:p w14:paraId="322FC021" w14:textId="77777777" w:rsidR="00AE2A84" w:rsidRPr="00FE2E12" w:rsidRDefault="00AE2A84" w:rsidP="003F0D3F">
      <w:pPr>
        <w:pStyle w:val="Paragrafo"/>
      </w:pPr>
    </w:p>
    <w:p w14:paraId="791EA1DA" w14:textId="77777777" w:rsidR="00FC2960" w:rsidRDefault="00FC2960" w:rsidP="00990F84">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3A6710">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DE73AC">
      <w:pPr>
        <w:pStyle w:val="Paragrafo"/>
      </w:pPr>
    </w:p>
    <w:p w14:paraId="5F12D5DA" w14:textId="615E84D0" w:rsidR="007F6063" w:rsidRPr="00FE2E12" w:rsidRDefault="00D70A33" w:rsidP="00E247D3">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E247D3">
      <w:pPr>
        <w:pStyle w:val="Paragrafo"/>
        <w:numPr>
          <w:ilvl w:val="0"/>
          <w:numId w:val="12"/>
        </w:numPr>
      </w:pPr>
      <w:r w:rsidRPr="00FE2E12">
        <w:t>n</w:t>
      </w:r>
      <w:r w:rsidR="005F5A6E" w:rsidRPr="00FE2E12">
        <w:t>ome do usuário;</w:t>
      </w:r>
    </w:p>
    <w:p w14:paraId="6FB4B7B4" w14:textId="32E8AB46" w:rsidR="005F5A6E" w:rsidRPr="00FE2E12" w:rsidRDefault="00D70A33" w:rsidP="00E247D3">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A2459A">
      <w:pPr>
        <w:pStyle w:val="Paragrafo"/>
        <w:numPr>
          <w:ilvl w:val="0"/>
          <w:numId w:val="12"/>
        </w:numPr>
      </w:pPr>
      <w:r w:rsidRPr="00FE2E12">
        <w:t>URL do ponto de acesso;</w:t>
      </w:r>
    </w:p>
    <w:p w14:paraId="393D217B" w14:textId="26E1FA83" w:rsidR="00816B58" w:rsidRPr="00FE2E12" w:rsidRDefault="00D70A33" w:rsidP="00DC0C3E">
      <w:pPr>
        <w:pStyle w:val="Paragrafo"/>
        <w:numPr>
          <w:ilvl w:val="0"/>
          <w:numId w:val="12"/>
        </w:numPr>
      </w:pPr>
      <w:r w:rsidRPr="00FE2E12">
        <w:t>mensagem a ser encaminhada.</w:t>
      </w:r>
    </w:p>
    <w:p w14:paraId="3E19CEE9" w14:textId="54BF208B" w:rsidR="00AE2A84" w:rsidRPr="00FE2E12" w:rsidRDefault="005E0C21" w:rsidP="00DC0C3E">
      <w:pPr>
        <w:pStyle w:val="Paragrafo"/>
      </w:pPr>
      <w:r w:rsidRPr="00FE2E12">
        <w:lastRenderedPageBreak/>
        <w:t>E a resposta recebida desta requisição sempre contem as seguintes informações:</w:t>
      </w:r>
    </w:p>
    <w:p w14:paraId="4527E9FD" w14:textId="77777777" w:rsidR="00816B58" w:rsidRPr="00FE2E12" w:rsidRDefault="00816B58" w:rsidP="00D14BC4">
      <w:pPr>
        <w:pStyle w:val="Paragrafo"/>
      </w:pPr>
    </w:p>
    <w:p w14:paraId="662C838A" w14:textId="4B820D10" w:rsidR="005E0C21" w:rsidRPr="00FE2E12" w:rsidRDefault="00EE038B" w:rsidP="009B7F98">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CB5E8B">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AD0A3D">
      <w:pPr>
        <w:pStyle w:val="Paragrafo"/>
        <w:numPr>
          <w:ilvl w:val="0"/>
          <w:numId w:val="13"/>
        </w:numPr>
      </w:pPr>
      <w:r w:rsidRPr="00FE2E12">
        <w:t>m</w:t>
      </w:r>
      <w:r w:rsidR="00F83907" w:rsidRPr="00FE2E12">
        <w:t>ensagem.</w:t>
      </w:r>
    </w:p>
    <w:p w14:paraId="4350656A" w14:textId="77777777" w:rsidR="005E0C21" w:rsidRPr="00FE2E12" w:rsidRDefault="005E0C21" w:rsidP="00455E2C">
      <w:pPr>
        <w:pStyle w:val="Paragrafo"/>
      </w:pPr>
    </w:p>
    <w:p w14:paraId="4B277E5F" w14:textId="4EFBDD61" w:rsidR="00816B58" w:rsidRPr="00FE2E12" w:rsidRDefault="00816B58" w:rsidP="00455E2C">
      <w:pPr>
        <w:pStyle w:val="Paragrafo"/>
      </w:pPr>
      <w:r w:rsidRPr="00FE2E12">
        <w:t>Já o ponto de acesso direto deve receber requisições que contenham as seguintes informações:</w:t>
      </w:r>
    </w:p>
    <w:p w14:paraId="1BCBA1F0" w14:textId="77777777" w:rsidR="00456DDE" w:rsidRPr="00FE2E12" w:rsidRDefault="00456DDE" w:rsidP="00455E2C">
      <w:pPr>
        <w:pStyle w:val="Paragrafo"/>
      </w:pPr>
    </w:p>
    <w:p w14:paraId="3C2CE5CC" w14:textId="0FFC5096" w:rsidR="00456DDE" w:rsidRPr="00FE2E12" w:rsidRDefault="00FB53B8" w:rsidP="00455E2C">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455E2C">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455E2C">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455E2C">
      <w:pPr>
        <w:pStyle w:val="Paragrafo"/>
        <w:numPr>
          <w:ilvl w:val="0"/>
          <w:numId w:val="14"/>
        </w:numPr>
      </w:pPr>
      <w:r w:rsidRPr="00FE2E12">
        <w:t>m</w:t>
      </w:r>
      <w:r w:rsidR="00F83907" w:rsidRPr="00FE2E12">
        <w:t>ensagem.</w:t>
      </w:r>
    </w:p>
    <w:p w14:paraId="749CC632" w14:textId="77777777" w:rsidR="004736D3" w:rsidRPr="00FE2E12" w:rsidRDefault="004736D3" w:rsidP="00455E2C">
      <w:pPr>
        <w:pStyle w:val="Paragrafo"/>
      </w:pPr>
    </w:p>
    <w:p w14:paraId="67D96046" w14:textId="679E421A" w:rsidR="009A0547" w:rsidRPr="00FE2E12" w:rsidRDefault="009A0547" w:rsidP="009A0547">
      <w:pPr>
        <w:pStyle w:val="Ttulo3"/>
        <w:rPr>
          <w:rFonts w:cs="Arial"/>
        </w:rPr>
      </w:pPr>
      <w:bookmarkStart w:id="45" w:name="_Toc529478083"/>
      <w:r w:rsidRPr="00FE2E12">
        <w:rPr>
          <w:rFonts w:cs="Arial"/>
        </w:rPr>
        <w:t>Telegram</w:t>
      </w:r>
      <w:bookmarkEnd w:id="45"/>
    </w:p>
    <w:p w14:paraId="7ACEB2BB" w14:textId="77777777" w:rsidR="00E539FF" w:rsidRPr="00FE2E12" w:rsidRDefault="00E539FF" w:rsidP="003F0D3F">
      <w:pPr>
        <w:pStyle w:val="Paragrafo"/>
      </w:pPr>
    </w:p>
    <w:p w14:paraId="1CE742B1" w14:textId="77777777" w:rsidR="006C0536" w:rsidRDefault="006C0536" w:rsidP="00990F84">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3A6710">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DE73AC">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E247D3">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E247D3">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E247D3">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E247D3">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A2459A">
      <w:pPr>
        <w:pStyle w:val="Paragrafo"/>
      </w:pPr>
    </w:p>
    <w:p w14:paraId="194F4210" w14:textId="7D645197" w:rsidR="009A0547" w:rsidRPr="00FE2E12" w:rsidRDefault="009A0547" w:rsidP="009A0547">
      <w:pPr>
        <w:pStyle w:val="Ttulo3"/>
        <w:rPr>
          <w:rFonts w:cs="Arial"/>
        </w:rPr>
      </w:pPr>
      <w:bookmarkStart w:id="46" w:name="_Toc529478084"/>
      <w:r w:rsidRPr="00FE2E12">
        <w:rPr>
          <w:rFonts w:cs="Arial"/>
        </w:rPr>
        <w:t>Messenger</w:t>
      </w:r>
      <w:bookmarkEnd w:id="46"/>
    </w:p>
    <w:p w14:paraId="17E229F3" w14:textId="77777777" w:rsidR="00654DE5" w:rsidRPr="00FE2E12" w:rsidRDefault="00654DE5" w:rsidP="003F0D3F">
      <w:pPr>
        <w:pStyle w:val="Paragrafo"/>
      </w:pPr>
    </w:p>
    <w:p w14:paraId="32971C3E" w14:textId="77777777" w:rsidR="00A045EE" w:rsidRDefault="00A045EE" w:rsidP="00990F84">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3A6710">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3A6710">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DE73AC">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E247D3">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E247D3">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E247D3">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A2459A">
      <w:pPr>
        <w:pStyle w:val="Paragrafo"/>
      </w:pPr>
    </w:p>
    <w:p w14:paraId="5997132C" w14:textId="3481165B" w:rsidR="00846ED9" w:rsidRPr="00FE2E12" w:rsidRDefault="009A0547" w:rsidP="00F91CF3">
      <w:pPr>
        <w:pStyle w:val="Ttulo2"/>
      </w:pPr>
      <w:bookmarkStart w:id="47" w:name="_Toc529478085"/>
      <w:r w:rsidRPr="00FE2E12">
        <w:lastRenderedPageBreak/>
        <w:t>Banco de Dados</w:t>
      </w:r>
      <w:bookmarkEnd w:id="47"/>
    </w:p>
    <w:p w14:paraId="6544A02A" w14:textId="77777777" w:rsidR="00B9110E" w:rsidRPr="00FE2E12" w:rsidRDefault="00B9110E" w:rsidP="003F0D3F">
      <w:pPr>
        <w:pStyle w:val="Paragrafo"/>
      </w:pPr>
    </w:p>
    <w:p w14:paraId="6B464A13" w14:textId="77777777" w:rsidR="00BA7587" w:rsidRDefault="00BA7587" w:rsidP="00990F84">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3A6710">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DE73AC">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E247D3">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E247D3">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E247D3">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E247D3">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A2459A">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DC0C3E">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D14BC4">
      <w:pPr>
        <w:pStyle w:val="Paragrafo"/>
      </w:pPr>
    </w:p>
    <w:p w14:paraId="524EBA7B" w14:textId="77777777" w:rsidR="00F812AB" w:rsidRPr="00FE2E12" w:rsidRDefault="00F812AB" w:rsidP="009B7F98">
      <w:pPr>
        <w:pStyle w:val="Paragrafo"/>
      </w:pPr>
    </w:p>
    <w:p w14:paraId="3154D7C0" w14:textId="77777777" w:rsidR="00F812AB" w:rsidRPr="00FE2E12" w:rsidRDefault="00F812AB" w:rsidP="00CB5E8B">
      <w:pPr>
        <w:pStyle w:val="Paragrafo"/>
      </w:pPr>
    </w:p>
    <w:p w14:paraId="5CB35525" w14:textId="4B9C6C65" w:rsidR="009A0547" w:rsidRPr="00FE2E12" w:rsidRDefault="009A0547" w:rsidP="00F91CF3">
      <w:pPr>
        <w:pStyle w:val="Ttulo2"/>
        <w:pPrChange w:id="48" w:author="Usuário do Microsoft Office" w:date="2018-11-20T18:59:00Z">
          <w:pPr>
            <w:pStyle w:val="Ttulo2"/>
          </w:pPr>
        </w:pPrChange>
      </w:pPr>
      <w:bookmarkStart w:id="49" w:name="_Toc529478086"/>
      <w:r w:rsidRPr="00FE2E12">
        <w:lastRenderedPageBreak/>
        <w:t>Entendimento de Linguagem Natural</w:t>
      </w:r>
      <w:bookmarkEnd w:id="49"/>
    </w:p>
    <w:p w14:paraId="04B64ED0" w14:textId="77777777" w:rsidR="0096652C" w:rsidRPr="00FE2E12" w:rsidRDefault="0096652C" w:rsidP="003F0D3F">
      <w:pPr>
        <w:pStyle w:val="Paragrafo"/>
      </w:pPr>
    </w:p>
    <w:p w14:paraId="07BBEA89" w14:textId="77777777" w:rsidR="0077470C" w:rsidRDefault="0077470C" w:rsidP="00990F84">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3A6710">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6BCD482C" w:rsidR="0044325E" w:rsidRDefault="0077470C" w:rsidP="00DE73AC">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E45E49">
        <w:t xml:space="preserve">Figura </w:t>
      </w:r>
      <w:r w:rsidR="00E45E49">
        <w:rPr>
          <w:noProof/>
        </w:rPr>
        <w:t>9</w:t>
      </w:r>
      <w:r w:rsidR="00D17EAD">
        <w:fldChar w:fldCharType="end"/>
      </w:r>
      <w:r w:rsidR="00BB76C2" w:rsidRPr="00FE2E12">
        <w:t>.</w:t>
      </w:r>
    </w:p>
    <w:p w14:paraId="4701F067" w14:textId="77777777" w:rsidR="00D463E8" w:rsidRPr="00FE2E12" w:rsidRDefault="00D463E8" w:rsidP="00E247D3">
      <w:pPr>
        <w:pStyle w:val="Paragrafo"/>
      </w:pPr>
    </w:p>
    <w:p w14:paraId="17B4EFDB" w14:textId="6C53D0CE" w:rsidR="00D463E8" w:rsidRDefault="00D463E8" w:rsidP="00723529">
      <w:pPr>
        <w:pStyle w:val="Legenda"/>
      </w:pPr>
      <w:bookmarkStart w:id="50" w:name="_Ref529479442"/>
      <w:bookmarkStart w:id="51" w:name="_Toc530497590"/>
      <w:r>
        <w:t xml:space="preserve">Figura </w:t>
      </w:r>
      <w:fldSimple w:instr=" SEQ Figura \* ARABIC ">
        <w:r w:rsidR="00E108C7">
          <w:rPr>
            <w:noProof/>
          </w:rPr>
          <w:t>9</w:t>
        </w:r>
      </w:fldSimple>
      <w:bookmarkEnd w:id="50"/>
      <w:r>
        <w:t xml:space="preserve"> - Painel do serviço Watson Assistant com algumas Intents criadas para o workspace Lana.</w:t>
      </w:r>
      <w:bookmarkEnd w:id="51"/>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3F0D3F">
      <w:pPr>
        <w:pStyle w:val="Paragrafo"/>
      </w:pPr>
    </w:p>
    <w:p w14:paraId="0849340D" w14:textId="5F964F9F" w:rsidR="00C63778" w:rsidRPr="00FE2E12" w:rsidRDefault="00C63778" w:rsidP="003F0D3F">
      <w:pPr>
        <w:pStyle w:val="Paragrafo"/>
      </w:pPr>
      <w:bookmarkStart w:id="52" w:name="_Ref529479452"/>
      <w:r>
        <w:lastRenderedPageBreak/>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474635">
        <w:t xml:space="preserve"> </w:t>
      </w:r>
      <w:r w:rsidR="00474635">
        <w:fldChar w:fldCharType="begin"/>
      </w:r>
      <w:r w:rsidR="00474635">
        <w:instrText xml:space="preserve"> REF _Ref530488250 \h </w:instrText>
      </w:r>
      <w:r w:rsidR="00474635">
        <w:fldChar w:fldCharType="separate"/>
      </w:r>
      <w:r w:rsidR="00474635">
        <w:t xml:space="preserve">Figura </w:t>
      </w:r>
      <w:r w:rsidR="00474635">
        <w:rPr>
          <w:noProof/>
        </w:rPr>
        <w:t>10</w:t>
      </w:r>
      <w:r w:rsidR="00474635">
        <w:fldChar w:fldCharType="end"/>
      </w:r>
      <w:r w:rsidR="00CE2A82">
        <w:t>.</w:t>
      </w:r>
    </w:p>
    <w:p w14:paraId="466E15DA" w14:textId="77777777" w:rsidR="00C63778" w:rsidRDefault="00C63778" w:rsidP="00990F84">
      <w:pPr>
        <w:pStyle w:val="Paragrafo"/>
      </w:pPr>
    </w:p>
    <w:p w14:paraId="1F9C3B53" w14:textId="6011C261" w:rsidR="009E30CB" w:rsidRDefault="009E30CB" w:rsidP="00723529">
      <w:pPr>
        <w:pStyle w:val="Legenda"/>
      </w:pPr>
      <w:bookmarkStart w:id="53" w:name="_Ref530488250"/>
      <w:bookmarkStart w:id="54" w:name="_Toc530497591"/>
      <w:r>
        <w:t xml:space="preserve">Figura </w:t>
      </w:r>
      <w:fldSimple w:instr=" SEQ Figura \* ARABIC ">
        <w:r w:rsidR="00E108C7">
          <w:rPr>
            <w:noProof/>
          </w:rPr>
          <w:t>10</w:t>
        </w:r>
      </w:fldSimple>
      <w:bookmarkEnd w:id="52"/>
      <w:bookmarkEnd w:id="53"/>
      <w:r>
        <w:t xml:space="preserve"> - </w:t>
      </w:r>
      <w:r w:rsidRPr="00887222">
        <w:t xml:space="preserve">Painel do serviço Watson Assistant com </w:t>
      </w:r>
      <w:r>
        <w:t>todas as Entities</w:t>
      </w:r>
      <w:r w:rsidRPr="00887222">
        <w:t xml:space="preserve"> criadas para o workspace Lana.</w:t>
      </w:r>
      <w:bookmarkEnd w:id="54"/>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2FB577EB" w:rsidR="00FB67EF" w:rsidRPr="00AF2816" w:rsidRDefault="00AF2816" w:rsidP="003F0D3F">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75327E">
        <w:fldChar w:fldCharType="begin"/>
      </w:r>
      <w:r w:rsidR="0075327E">
        <w:instrText xml:space="preserve"> REF _Ref529479472 \h </w:instrText>
      </w:r>
      <w:r w:rsidR="0075327E">
        <w:fldChar w:fldCharType="separate"/>
      </w:r>
      <w:r w:rsidR="006628FC">
        <w:t xml:space="preserve">Figura </w:t>
      </w:r>
      <w:r w:rsidR="006628FC">
        <w:rPr>
          <w:noProof/>
        </w:rPr>
        <w:t>11</w:t>
      </w:r>
      <w:r w:rsidR="0075327E">
        <w:fldChar w:fldCharType="end"/>
      </w:r>
      <w:r w:rsidR="00B065EB" w:rsidRPr="00FE2E12">
        <w:t>,</w:t>
      </w:r>
      <w:r w:rsidR="00AF46D9" w:rsidRPr="00FE2E12">
        <w:t xml:space="preserve"> </w:t>
      </w:r>
      <w:r>
        <w:t xml:space="preserve">o nó responsável pelo inicio deste 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990F84">
      <w:pPr>
        <w:pStyle w:val="Paragrafo"/>
      </w:pPr>
    </w:p>
    <w:p w14:paraId="4788A198" w14:textId="1A9814D3" w:rsidR="00036909" w:rsidRDefault="00036909" w:rsidP="00723529">
      <w:pPr>
        <w:pStyle w:val="Legenda"/>
      </w:pPr>
      <w:bookmarkStart w:id="55" w:name="_Ref529479472"/>
      <w:bookmarkStart w:id="56" w:name="_Toc530497592"/>
      <w:r>
        <w:lastRenderedPageBreak/>
        <w:t xml:space="preserve">Figura </w:t>
      </w:r>
      <w:fldSimple w:instr=" SEQ Figura \* ARABIC ">
        <w:r w:rsidR="00E108C7">
          <w:rPr>
            <w:noProof/>
          </w:rPr>
          <w:t>11</w:t>
        </w:r>
      </w:fldSimple>
      <w:bookmarkEnd w:id="55"/>
      <w:r>
        <w:t xml:space="preserve"> - </w:t>
      </w:r>
      <w:r w:rsidRPr="001072FA">
        <w:t xml:space="preserve">Painel do serviço Watson Assistant com </w:t>
      </w:r>
      <w:r>
        <w:t>parte do fluxo de primeira conversa criada</w:t>
      </w:r>
      <w:r w:rsidRPr="001072FA">
        <w:t xml:space="preserve"> para o workspace Lana.</w:t>
      </w:r>
      <w:bookmarkEnd w:id="56"/>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3F0D3F">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990F84">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3A6710">
      <w:pPr>
        <w:pStyle w:val="Paragrafo"/>
      </w:pPr>
    </w:p>
    <w:p w14:paraId="1D0D8A84" w14:textId="34DB38B6" w:rsidR="00A2716D" w:rsidRPr="00FE2E12" w:rsidRDefault="009C0290" w:rsidP="00DE73AC">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E247D3">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E247D3">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E247D3">
      <w:pPr>
        <w:pStyle w:val="Paragrafo"/>
      </w:pPr>
    </w:p>
    <w:p w14:paraId="44F68F2E" w14:textId="77777777" w:rsidR="00044162" w:rsidRDefault="00044162" w:rsidP="00E247D3">
      <w:pPr>
        <w:pStyle w:val="Paragrafo"/>
      </w:pPr>
      <w:r>
        <w:lastRenderedPageBreak/>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A2459A">
      <w:pPr>
        <w:pStyle w:val="Paragrafo"/>
      </w:pPr>
    </w:p>
    <w:p w14:paraId="1009C136" w14:textId="6BD27B9D" w:rsidR="002731F2" w:rsidRPr="00FE2E12" w:rsidRDefault="009A0547" w:rsidP="00F91CF3">
      <w:pPr>
        <w:pStyle w:val="Ttulo2"/>
        <w:pPrChange w:id="57" w:author="Usuário do Microsoft Office" w:date="2018-11-20T18:59:00Z">
          <w:pPr>
            <w:pStyle w:val="Ttulo2"/>
          </w:pPr>
        </w:pPrChange>
      </w:pPr>
      <w:bookmarkStart w:id="58" w:name="_Toc529478087"/>
      <w:r w:rsidRPr="00FE2E12">
        <w:t>Assistente Pessoal</w:t>
      </w:r>
      <w:bookmarkEnd w:id="58"/>
    </w:p>
    <w:p w14:paraId="1920B73A" w14:textId="77777777" w:rsidR="002731F2" w:rsidRPr="00FE2E12" w:rsidRDefault="002731F2" w:rsidP="003F0D3F">
      <w:pPr>
        <w:pStyle w:val="Paragrafo"/>
      </w:pPr>
    </w:p>
    <w:p w14:paraId="77F983ED" w14:textId="77777777" w:rsidR="000465E2" w:rsidRDefault="000465E2" w:rsidP="00990F84">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3A6710">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5299459E" w14:textId="77777777" w:rsidR="000465E2" w:rsidRDefault="000465E2" w:rsidP="00DE73AC">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 xml:space="preserve">Por fim, ao receber a resposta do Bothub, a Lana encaminha a resposta do </w:t>
      </w:r>
      <w:r>
        <w:lastRenderedPageBreak/>
        <w:t>serviço realizado, através do ponto de acesso direto do agente de interface, ao responsável pela comunicação com o usuário requisitante.</w:t>
      </w:r>
    </w:p>
    <w:p w14:paraId="5D10ABF1" w14:textId="77777777" w:rsidR="000465E2" w:rsidRDefault="000465E2" w:rsidP="00DE73AC">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E247D3">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E247D3">
      <w:pPr>
        <w:pStyle w:val="Paragrafo"/>
      </w:pPr>
    </w:p>
    <w:p w14:paraId="27C748FB" w14:textId="41CA5A98" w:rsidR="00FE220C" w:rsidRPr="00FE2E12" w:rsidRDefault="009A0547" w:rsidP="00F91CF3">
      <w:pPr>
        <w:pStyle w:val="Ttulo2"/>
        <w:pPrChange w:id="59" w:author="Usuário do Microsoft Office" w:date="2018-11-20T18:59:00Z">
          <w:pPr>
            <w:pStyle w:val="Ttulo2"/>
          </w:pPr>
        </w:pPrChange>
      </w:pPr>
      <w:bookmarkStart w:id="60" w:name="_Ref528852374"/>
      <w:bookmarkStart w:id="61" w:name="_Toc529478088"/>
      <w:r w:rsidRPr="00FE2E12">
        <w:t>Indexador de Bots</w:t>
      </w:r>
      <w:bookmarkEnd w:id="60"/>
      <w:bookmarkEnd w:id="61"/>
    </w:p>
    <w:p w14:paraId="15CD2C7E" w14:textId="77777777" w:rsidR="00FE220C" w:rsidRPr="00FE2E12" w:rsidRDefault="00FE220C" w:rsidP="003F0D3F">
      <w:pPr>
        <w:pStyle w:val="Paragrafo"/>
      </w:pPr>
    </w:p>
    <w:p w14:paraId="7D9CF743" w14:textId="77777777" w:rsidR="0092262C" w:rsidRDefault="0092262C" w:rsidP="00990F84">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3A6710">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DE73AC">
      <w:pPr>
        <w:pStyle w:val="Paragrafo"/>
      </w:pPr>
      <w:r>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3F0D3F">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990F84">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990F84">
      <w:pPr>
        <w:pStyle w:val="Paragrafo"/>
        <w:numPr>
          <w:ilvl w:val="0"/>
          <w:numId w:val="17"/>
        </w:numPr>
      </w:pPr>
      <w:r w:rsidRPr="00FE2E12">
        <w:lastRenderedPageBreak/>
        <w:t>mensagem.</w:t>
      </w:r>
    </w:p>
    <w:p w14:paraId="70CFC652" w14:textId="77777777" w:rsidR="0014302E" w:rsidRPr="00FE2E12" w:rsidRDefault="0014302E" w:rsidP="003A6710">
      <w:pPr>
        <w:pStyle w:val="Paragrafo"/>
      </w:pPr>
    </w:p>
    <w:p w14:paraId="6DF8307F" w14:textId="77777777" w:rsidR="0014302E" w:rsidRPr="00FE2E12" w:rsidRDefault="0014302E" w:rsidP="00DE73AC">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E247D3">
      <w:pPr>
        <w:pStyle w:val="Paragrafo"/>
      </w:pPr>
    </w:p>
    <w:p w14:paraId="18128C30" w14:textId="4DDB566A" w:rsidR="0014302E" w:rsidRPr="00FE2E12" w:rsidRDefault="008C7F93" w:rsidP="00E247D3">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E247D3">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A2459A">
      <w:pPr>
        <w:pStyle w:val="Paragrafo"/>
        <w:numPr>
          <w:ilvl w:val="0"/>
          <w:numId w:val="18"/>
        </w:numPr>
      </w:pPr>
      <w:r w:rsidRPr="00FE2E12">
        <w:t>m</w:t>
      </w:r>
      <w:r w:rsidR="0014302E" w:rsidRPr="00FE2E12">
        <w:t>ensagem;</w:t>
      </w:r>
    </w:p>
    <w:p w14:paraId="43E55815" w14:textId="0D58AEDA" w:rsidR="0014302E" w:rsidRPr="00FE2E12" w:rsidRDefault="008C7F93" w:rsidP="00DC0C3E">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D14BC4">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9B7F98">
      <w:pPr>
        <w:pStyle w:val="Paragrafo"/>
      </w:pPr>
    </w:p>
    <w:p w14:paraId="08320613" w14:textId="4FF904A6" w:rsidR="002A064C" w:rsidRDefault="002F7AE6" w:rsidP="00CB5E8B">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8968D5" w:rsidRPr="00CD50F4">
        <w:t xml:space="preserve">Figura </w:t>
      </w:r>
      <w:r w:rsidR="008968D5">
        <w:rPr>
          <w:noProof/>
        </w:rPr>
        <w:t>11</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AD0A3D">
      <w:pPr>
        <w:pStyle w:val="Paragrafo"/>
      </w:pPr>
    </w:p>
    <w:p w14:paraId="6FFC9439" w14:textId="5488B7FE" w:rsidR="009A0547" w:rsidRPr="00FE2E12" w:rsidRDefault="009A0547" w:rsidP="00F91CF3">
      <w:pPr>
        <w:pStyle w:val="Ttulo2"/>
        <w:pPrChange w:id="62" w:author="Usuário do Microsoft Office" w:date="2018-11-20T18:59:00Z">
          <w:pPr>
            <w:pStyle w:val="Ttulo2"/>
          </w:pPr>
        </w:pPrChange>
      </w:pPr>
      <w:bookmarkStart w:id="63" w:name="_Toc529478089"/>
      <w:r w:rsidRPr="00FE2E12">
        <w:t>Bots Scrapers</w:t>
      </w:r>
      <w:bookmarkEnd w:id="63"/>
    </w:p>
    <w:p w14:paraId="0DEBA72D" w14:textId="77777777" w:rsidR="00182719" w:rsidRPr="00FE2E12" w:rsidRDefault="00182719" w:rsidP="003F0D3F">
      <w:pPr>
        <w:pStyle w:val="Paragrafo"/>
      </w:pPr>
    </w:p>
    <w:p w14:paraId="59DD21AA" w14:textId="77777777" w:rsidR="00A063E4" w:rsidRDefault="00A063E4" w:rsidP="00990F84">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3A6710">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DE73AC">
      <w:pPr>
        <w:pStyle w:val="Paragrafo"/>
      </w:pPr>
      <w:r>
        <w:t xml:space="preserve">Tendo em vista a automatização de uma implantação em um Droplet, onde diferentemente de um Heroku Dyno não é oferecido esta funcionalidade por padrão, </w:t>
      </w:r>
      <w:r>
        <w:lastRenderedPageBreak/>
        <w:t xml:space="preserve">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DE73AC">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E247D3">
      <w:pPr>
        <w:pStyle w:val="Paragrafo"/>
      </w:pPr>
    </w:p>
    <w:p w14:paraId="47CF45FE" w14:textId="153DB6C7" w:rsidR="009A0547" w:rsidRPr="00FE2E12" w:rsidRDefault="00B864EF" w:rsidP="009A0547">
      <w:pPr>
        <w:pStyle w:val="Ttulo3"/>
        <w:rPr>
          <w:rFonts w:cs="Arial"/>
        </w:rPr>
      </w:pPr>
      <w:bookmarkStart w:id="64" w:name="_Toc529478090"/>
      <w:r w:rsidRPr="00FE2E12">
        <w:rPr>
          <w:rFonts w:cs="Arial"/>
        </w:rPr>
        <w:t>Bot</w:t>
      </w:r>
      <w:r w:rsidR="00367CCC" w:rsidRPr="00FE2E12">
        <w:rPr>
          <w:rFonts w:cs="Arial"/>
        </w:rPr>
        <w:t>Sagres</w:t>
      </w:r>
      <w:bookmarkEnd w:id="64"/>
    </w:p>
    <w:p w14:paraId="63CF00FC" w14:textId="77777777" w:rsidR="00B2644B" w:rsidRPr="00FE2E12" w:rsidRDefault="00B2644B" w:rsidP="003F0D3F">
      <w:pPr>
        <w:pStyle w:val="Paragrafo"/>
      </w:pPr>
    </w:p>
    <w:p w14:paraId="6ED3F3EA" w14:textId="5C3CF071" w:rsidR="00A076E2" w:rsidRDefault="00A076E2" w:rsidP="00990F84">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3A6710">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DE73AC">
      <w:pPr>
        <w:pStyle w:val="Paragrafo"/>
      </w:pPr>
    </w:p>
    <w:p w14:paraId="4D46F331" w14:textId="3AC7C5D2" w:rsidR="00132423" w:rsidRPr="00FE2E12" w:rsidRDefault="0003063F" w:rsidP="00E247D3">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E247D3">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E247D3">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A2459A">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DC0C3E">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D14BC4">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9B7F98">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CB5E8B">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AD0A3D">
      <w:pPr>
        <w:pStyle w:val="Paragrafo"/>
      </w:pPr>
    </w:p>
    <w:p w14:paraId="244BC1BA" w14:textId="4F399C40" w:rsidR="00F41C8A" w:rsidRPr="00FE2E12" w:rsidRDefault="00F41C8A" w:rsidP="00AD0A3D">
      <w:pPr>
        <w:pStyle w:val="Paragrafo"/>
      </w:pPr>
      <w:r w:rsidRPr="00FE2E12">
        <w:lastRenderedPageBreak/>
        <w:t>Já para os professores, foi decidido que as seguintes funcionalidades seriam implementadas:</w:t>
      </w:r>
    </w:p>
    <w:p w14:paraId="7A337E29" w14:textId="77777777" w:rsidR="00F41C8A" w:rsidRPr="00FE2E12" w:rsidRDefault="00F41C8A" w:rsidP="00455E2C">
      <w:pPr>
        <w:pStyle w:val="Paragrafo"/>
      </w:pPr>
    </w:p>
    <w:p w14:paraId="247BEC4C" w14:textId="64B3ED11" w:rsidR="00F41C8A" w:rsidRPr="00FE2E12" w:rsidRDefault="009744A4" w:rsidP="00455E2C">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455E2C">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455E2C">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455E2C">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455E2C">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455E2C">
      <w:pPr>
        <w:pStyle w:val="Paragrafo"/>
      </w:pPr>
    </w:p>
    <w:p w14:paraId="4C4584DE" w14:textId="77777777" w:rsidR="00011D44" w:rsidRDefault="00011D44" w:rsidP="00455E2C">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455E2C">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455E2C">
      <w:pPr>
        <w:pStyle w:val="Paragrafo"/>
      </w:pPr>
    </w:p>
    <w:p w14:paraId="75BD01B4" w14:textId="1E6348FA" w:rsidR="009A0547" w:rsidRPr="00FE2E12" w:rsidRDefault="00B864EF" w:rsidP="009A0547">
      <w:pPr>
        <w:pStyle w:val="Ttulo3"/>
        <w:rPr>
          <w:rFonts w:cs="Arial"/>
        </w:rPr>
      </w:pPr>
      <w:bookmarkStart w:id="65" w:name="_Toc529478091"/>
      <w:r w:rsidRPr="00FE2E12">
        <w:rPr>
          <w:rFonts w:cs="Arial"/>
        </w:rPr>
        <w:t>Bot</w:t>
      </w:r>
      <w:r w:rsidR="009A0547" w:rsidRPr="00FE2E12">
        <w:rPr>
          <w:rFonts w:cs="Arial"/>
        </w:rPr>
        <w:t>UESC</w:t>
      </w:r>
      <w:bookmarkEnd w:id="65"/>
    </w:p>
    <w:p w14:paraId="0409C3EC" w14:textId="77777777" w:rsidR="00747825" w:rsidRPr="00FE2E12" w:rsidRDefault="00747825" w:rsidP="003F0D3F">
      <w:pPr>
        <w:pStyle w:val="Paragrafo"/>
      </w:pPr>
    </w:p>
    <w:p w14:paraId="7E40EF6E" w14:textId="77777777" w:rsidR="00E66FBD" w:rsidRDefault="00E66FBD" w:rsidP="00990F84">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1C2E51DD" w14:textId="77777777" w:rsidR="00E66FBD" w:rsidRDefault="00E66FBD" w:rsidP="003A6710">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DE73AC">
      <w:pPr>
        <w:pStyle w:val="Paragrafo"/>
      </w:pPr>
    </w:p>
    <w:p w14:paraId="74B12439" w14:textId="395266C2" w:rsidR="00CD2299" w:rsidRPr="00FE2E12" w:rsidRDefault="003F2C75" w:rsidP="00E247D3">
      <w:pPr>
        <w:pStyle w:val="Paragrafo"/>
        <w:numPr>
          <w:ilvl w:val="0"/>
          <w:numId w:val="22"/>
        </w:numPr>
      </w:pPr>
      <w:r w:rsidRPr="00FE2E12">
        <w:t>l</w:t>
      </w:r>
      <w:r w:rsidR="003D3451" w:rsidRPr="00FE2E12">
        <w:t>istar noticias recentes;</w:t>
      </w:r>
    </w:p>
    <w:p w14:paraId="366A1758" w14:textId="17E842DE" w:rsidR="003D3451" w:rsidRPr="00FE2E12" w:rsidRDefault="003F2C75" w:rsidP="00E247D3">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E247D3">
      <w:pPr>
        <w:pStyle w:val="Paragrafo"/>
        <w:numPr>
          <w:ilvl w:val="0"/>
          <w:numId w:val="22"/>
        </w:numPr>
      </w:pPr>
      <w:r w:rsidRPr="00FE2E12">
        <w:t>l</w:t>
      </w:r>
      <w:r w:rsidR="003D3451" w:rsidRPr="00FE2E12">
        <w:t>istar resultados recentes;</w:t>
      </w:r>
    </w:p>
    <w:p w14:paraId="232147CA" w14:textId="40676618" w:rsidR="003D3451" w:rsidRPr="00FE2E12" w:rsidRDefault="003F2C75" w:rsidP="00E247D3">
      <w:pPr>
        <w:pStyle w:val="Paragrafo"/>
        <w:numPr>
          <w:ilvl w:val="0"/>
          <w:numId w:val="22"/>
        </w:numPr>
      </w:pPr>
      <w:r w:rsidRPr="00FE2E12">
        <w:lastRenderedPageBreak/>
        <w:t>l</w:t>
      </w:r>
      <w:r w:rsidR="003D3451" w:rsidRPr="00FE2E12">
        <w:t>istar editais recentes;</w:t>
      </w:r>
    </w:p>
    <w:p w14:paraId="7C956487" w14:textId="4D5D54C5" w:rsidR="003D3451" w:rsidRPr="00FE2E12" w:rsidRDefault="003F2C75" w:rsidP="00A2459A">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DC0C3E">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D14BC4">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9B7F98">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CB5E8B">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AD0A3D">
      <w:pPr>
        <w:pStyle w:val="Paragrafo"/>
      </w:pPr>
    </w:p>
    <w:p w14:paraId="7588A8E2" w14:textId="77777777" w:rsidR="001C3793" w:rsidRDefault="001C3793" w:rsidP="00455E2C">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455E2C">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455E2C">
      <w:pPr>
        <w:pStyle w:val="Paragrafo"/>
      </w:pPr>
    </w:p>
    <w:p w14:paraId="18224436" w14:textId="77777777" w:rsidR="00C15863" w:rsidRPr="00FE2E12" w:rsidRDefault="00C15863" w:rsidP="00455E2C">
      <w:pPr>
        <w:pStyle w:val="Paragrafo"/>
      </w:pPr>
    </w:p>
    <w:p w14:paraId="246F87B5" w14:textId="77777777" w:rsidR="007444A8" w:rsidRPr="00FE2E12" w:rsidRDefault="007444A8" w:rsidP="00455E2C">
      <w:pPr>
        <w:pStyle w:val="Paragrafo"/>
      </w:pPr>
    </w:p>
    <w:p w14:paraId="65B5EA97" w14:textId="77777777" w:rsidR="007444A8" w:rsidRPr="00FE2E12" w:rsidRDefault="007444A8" w:rsidP="00455E2C">
      <w:pPr>
        <w:pStyle w:val="Paragrafo"/>
      </w:pPr>
    </w:p>
    <w:p w14:paraId="0EF599C5" w14:textId="77777777" w:rsidR="007444A8" w:rsidRPr="00FE2E12" w:rsidRDefault="007444A8" w:rsidP="00455E2C">
      <w:pPr>
        <w:pStyle w:val="Paragrafo"/>
      </w:pPr>
    </w:p>
    <w:p w14:paraId="7F18D827" w14:textId="77777777" w:rsidR="007444A8" w:rsidRPr="00FE2E12" w:rsidRDefault="007444A8" w:rsidP="00455E2C">
      <w:pPr>
        <w:pStyle w:val="Paragrafo"/>
      </w:pPr>
    </w:p>
    <w:p w14:paraId="4CB55C58" w14:textId="77777777" w:rsidR="00B318A6" w:rsidRPr="00FE2E12" w:rsidRDefault="00B318A6" w:rsidP="00455E2C">
      <w:pPr>
        <w:pStyle w:val="Paragrafo"/>
      </w:pPr>
    </w:p>
    <w:p w14:paraId="64A487DD" w14:textId="77777777" w:rsidR="00B318A6" w:rsidRPr="00FE2E12" w:rsidRDefault="00B318A6" w:rsidP="00455E2C">
      <w:pPr>
        <w:pStyle w:val="Paragrafo"/>
      </w:pPr>
    </w:p>
    <w:p w14:paraId="16FD18B5" w14:textId="77777777" w:rsidR="00B318A6" w:rsidRPr="00FE2E12" w:rsidRDefault="00B318A6" w:rsidP="00455E2C">
      <w:pPr>
        <w:pStyle w:val="Paragrafo"/>
      </w:pPr>
    </w:p>
    <w:p w14:paraId="06A98F0E" w14:textId="77777777" w:rsidR="00B318A6" w:rsidRPr="00FE2E12" w:rsidRDefault="00B318A6" w:rsidP="00455E2C">
      <w:pPr>
        <w:pStyle w:val="Paragrafo"/>
      </w:pPr>
    </w:p>
    <w:p w14:paraId="31E1C183" w14:textId="77777777" w:rsidR="00B318A6" w:rsidRPr="00FE2E12" w:rsidRDefault="00B318A6" w:rsidP="00455E2C">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902231">
      <w:pPr>
        <w:pStyle w:val="Ttulo1"/>
      </w:pPr>
      <w:bookmarkStart w:id="66" w:name="_Toc529478092"/>
      <w:r w:rsidRPr="00FE2E12">
        <w:lastRenderedPageBreak/>
        <w:t>RESULTADOS E DISCUSSÕES</w:t>
      </w:r>
      <w:bookmarkEnd w:id="66"/>
    </w:p>
    <w:p w14:paraId="7690B266" w14:textId="77777777" w:rsidR="00C067C4" w:rsidRPr="00FE2E12" w:rsidRDefault="00C067C4" w:rsidP="003F0D3F">
      <w:pPr>
        <w:pStyle w:val="Paragrafo"/>
      </w:pPr>
    </w:p>
    <w:p w14:paraId="5EE25E47" w14:textId="77777777" w:rsidR="00117ABF" w:rsidRDefault="00117ABF" w:rsidP="00990F84">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3A6710">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DE73AC">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E247D3">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E247D3">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lastRenderedPageBreak/>
        <w:t xml:space="preserve">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E247D3">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E247D3">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6B06A340" w:rsidR="00117ABF" w:rsidRDefault="00117ABF" w:rsidP="0002714C">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w:t>
      </w:r>
      <w:r w:rsidR="00E66751">
        <w:t xml:space="preserve">. </w:t>
      </w:r>
      <w:r w:rsidR="009A3232">
        <w:t xml:space="preserve">Estas incoerências na disposição dos dados no site dificultam a automatização da recuperação de informações, pois seria </w:t>
      </w:r>
      <w:r w:rsidR="009A3232">
        <w:lastRenderedPageBreak/>
        <w:t xml:space="preserve">necessário implementar diferentes maneiras de buscar dados semelhantes para cada curso e departamento da universidade, o que deixaria o código fonte mais complexo e dificultaria a manutenção do </w:t>
      </w:r>
      <w:r w:rsidR="009A3232">
        <w:rPr>
          <w:i/>
        </w:rPr>
        <w:t>bot</w:t>
      </w:r>
      <w:r w:rsidR="009A3232">
        <w:t xml:space="preserve"> caso houvesse novas mudanças na estruturação das páginas. A dificuldade e extensão de implementações especificas </w:t>
      </w:r>
      <w:r>
        <w:t xml:space="preserve">foram os motivos para </w:t>
      </w:r>
      <w:r w:rsidR="009A3232">
        <w:t xml:space="preserve">a inviabilização </w:t>
      </w:r>
      <w:r>
        <w:t>desta e de outras mais ações. Por fim, todas as funcionalidades propostas foram implementadas sem problemas e obtiveram resultados corretos, como já esperado, visto que parte das funcionalidades desejadas já haviam sido consideradas inviáveis.</w:t>
      </w:r>
    </w:p>
    <w:p w14:paraId="25CD1850" w14:textId="77777777" w:rsidR="00117ABF" w:rsidRDefault="00117ABF" w:rsidP="00A2459A">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5F06EC1E" w:rsidR="004B627C" w:rsidRPr="00FE2E12" w:rsidRDefault="00117ABF" w:rsidP="00DC0C3E">
      <w:pPr>
        <w:pStyle w:val="Paragrafo"/>
      </w:pPr>
      <w:r>
        <w:t>A Lana pode ser vista em funcionamento no Telegram na</w:t>
      </w:r>
      <w:r w:rsidR="00750409">
        <w:t xml:space="preserve"> </w:t>
      </w:r>
      <w:r w:rsidR="00750409">
        <w:fldChar w:fldCharType="begin"/>
      </w:r>
      <w:r w:rsidR="00750409">
        <w:instrText xml:space="preserve"> REF _Ref529479555 \h </w:instrText>
      </w:r>
      <w:r w:rsidR="00750409">
        <w:fldChar w:fldCharType="separate"/>
      </w:r>
      <w:r w:rsidR="003960FD">
        <w:t xml:space="preserve">Figura </w:t>
      </w:r>
      <w:r w:rsidR="003960FD">
        <w:rPr>
          <w:noProof/>
        </w:rPr>
        <w:t>12</w:t>
      </w:r>
      <w:r w:rsidR="00750409">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r w:rsidR="00446EDA">
        <w:t xml:space="preserve"> </w:t>
      </w:r>
    </w:p>
    <w:p w14:paraId="69C0F464" w14:textId="4A17B877" w:rsidR="0066486A" w:rsidRDefault="0066486A" w:rsidP="00723529">
      <w:pPr>
        <w:pStyle w:val="Legenda"/>
      </w:pPr>
      <w:bookmarkStart w:id="67" w:name="_Ref529479555"/>
      <w:bookmarkStart w:id="68" w:name="_Toc530497593"/>
      <w:r>
        <w:lastRenderedPageBreak/>
        <w:t xml:space="preserve">Figura </w:t>
      </w:r>
      <w:fldSimple w:instr=" SEQ Figura \* ARABIC ">
        <w:r w:rsidR="00E108C7">
          <w:rPr>
            <w:noProof/>
          </w:rPr>
          <w:t>12</w:t>
        </w:r>
      </w:fldSimple>
      <w:bookmarkEnd w:id="67"/>
      <w:r>
        <w:t xml:space="preserve"> - Conversação mostrando a Lana em funcionamento no aplicativo Telegram.</w:t>
      </w:r>
      <w:bookmarkEnd w:id="68"/>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52F3632E">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3F0D3F">
      <w:pPr>
        <w:keepNext/>
        <w:spacing w:line="480" w:lineRule="auto"/>
        <w:jc w:val="center"/>
        <w:rPr>
          <w:rFonts w:cs="Arial"/>
          <w:sz w:val="20"/>
          <w:szCs w:val="20"/>
        </w:rPr>
      </w:pPr>
    </w:p>
    <w:p w14:paraId="32AC35BC" w14:textId="6B100E6B" w:rsidR="00814AC5" w:rsidRDefault="008341DE" w:rsidP="003F0D3F">
      <w:pPr>
        <w:pStyle w:val="Paragrafo"/>
      </w:pPr>
      <w:r>
        <w:t>A</w:t>
      </w:r>
      <w:r w:rsidR="00E108C7">
        <w:t xml:space="preserve"> </w:t>
      </w:r>
      <w:r w:rsidR="00FE01C5">
        <w:fldChar w:fldCharType="begin"/>
      </w:r>
      <w:r w:rsidR="00FE01C5">
        <w:instrText xml:space="preserve"> REF _Ref530488783 \h </w:instrText>
      </w:r>
      <w:r w:rsidR="00FE01C5">
        <w:fldChar w:fldCharType="separate"/>
      </w:r>
      <w:r w:rsidR="00FE01C5">
        <w:t xml:space="preserve">Figura </w:t>
      </w:r>
      <w:r w:rsidR="00FE01C5">
        <w:rPr>
          <w:noProof/>
        </w:rPr>
        <w:t>13</w:t>
      </w:r>
      <w:r w:rsidR="00FE01C5">
        <w:fldChar w:fldCharType="end"/>
      </w:r>
      <w:r>
        <w:t xml:space="preserve"> mostra </w:t>
      </w:r>
      <w:r w:rsidR="00E108C7">
        <w:t xml:space="preserve">um cliente </w:t>
      </w:r>
      <w:r>
        <w:t xml:space="preserve">perguntando </w:t>
      </w:r>
      <w:r w:rsidR="00E108C7">
        <w:t>a Lana</w:t>
      </w:r>
      <w:r w:rsidR="00451CF7">
        <w:t>, a partir do Telegram,</w:t>
      </w:r>
      <w:r w:rsidR="00E108C7">
        <w:t xml:space="preserve"> quais são os serviços realizados por ela, então é respondido de maneira geral algumas das principais ações implementadas. </w:t>
      </w:r>
    </w:p>
    <w:p w14:paraId="15BEA807" w14:textId="2C74E50D" w:rsidR="00E108C7" w:rsidRDefault="00E108C7" w:rsidP="00E108C7">
      <w:pPr>
        <w:pStyle w:val="Legenda"/>
      </w:pPr>
      <w:bookmarkStart w:id="69" w:name="_Ref530488366"/>
      <w:bookmarkStart w:id="70" w:name="_Ref530488783"/>
      <w:bookmarkStart w:id="71" w:name="_Toc530497594"/>
      <w:r>
        <w:lastRenderedPageBreak/>
        <w:t xml:space="preserve">Figura </w:t>
      </w:r>
      <w:fldSimple w:instr=" SEQ Figura \* ARABIC ">
        <w:r>
          <w:rPr>
            <w:noProof/>
          </w:rPr>
          <w:t>13</w:t>
        </w:r>
      </w:fldSimple>
      <w:bookmarkEnd w:id="70"/>
      <w:r>
        <w:t xml:space="preserve"> - Lana informando suas principais funcionalidades.</w:t>
      </w:r>
      <w:bookmarkEnd w:id="71"/>
    </w:p>
    <w:p w14:paraId="1D8AC957" w14:textId="705ADF3A" w:rsidR="00530F46" w:rsidRPr="00530F46" w:rsidRDefault="00E108C7" w:rsidP="00530F46">
      <w:pPr>
        <w:jc w:val="center"/>
      </w:pPr>
      <w:r>
        <w:rPr>
          <w:noProof/>
          <w:lang w:eastAsia="pt-BR"/>
        </w:rPr>
        <w:drawing>
          <wp:inline distT="0" distB="0" distL="0" distR="0" wp14:anchorId="19611B83" wp14:editId="6E1EE769">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11CF6C4E" w14:textId="77777777" w:rsidR="002B0EF9" w:rsidRDefault="002B0EF9" w:rsidP="00530F46">
      <w:pPr>
        <w:spacing w:line="240" w:lineRule="auto"/>
        <w:jc w:val="center"/>
      </w:pPr>
    </w:p>
    <w:p w14:paraId="7CEAB86E" w14:textId="0C8D6F36" w:rsidR="00610BA5" w:rsidRDefault="00E108C7" w:rsidP="008D4E8C">
      <w:pPr>
        <w:spacing w:line="240" w:lineRule="auto"/>
        <w:jc w:val="center"/>
      </w:pPr>
      <w:r w:rsidRPr="008D4E8C">
        <w:rPr>
          <w:sz w:val="20"/>
          <w:szCs w:val="20"/>
        </w:rPr>
        <w:t>Fonte: elaborado pelo autor.</w:t>
      </w:r>
    </w:p>
    <w:p w14:paraId="317356A1" w14:textId="77777777" w:rsidR="002B0EF9" w:rsidRDefault="002B0EF9" w:rsidP="008D4E8C">
      <w:pPr>
        <w:spacing w:line="480" w:lineRule="auto"/>
        <w:jc w:val="center"/>
      </w:pPr>
    </w:p>
    <w:p w14:paraId="6AB46786" w14:textId="526843EA" w:rsidR="001C26A3" w:rsidRDefault="001C26A3" w:rsidP="001C26A3">
      <w:pPr>
        <w:pStyle w:val="Paragrafo"/>
      </w:pPr>
      <w:r>
        <w:t xml:space="preserve">A </w:t>
      </w:r>
      <w:r>
        <w:fldChar w:fldCharType="begin"/>
      </w:r>
      <w:r>
        <w:instrText xml:space="preserve"> REF _Ref530489099 \h </w:instrText>
      </w:r>
      <w:r>
        <w:fldChar w:fldCharType="separate"/>
      </w:r>
      <w:r>
        <w:t xml:space="preserve">Figura </w:t>
      </w:r>
      <w:r>
        <w:rPr>
          <w:noProof/>
        </w:rPr>
        <w:t>14</w:t>
      </w:r>
      <w:r>
        <w:fldChar w:fldCharType="end"/>
      </w:r>
      <w:r>
        <w:t xml:space="preserve"> apresenta a Lana realizando ações para um professor por meio da aplicação Telegram, na figura é possível observar a requisição da listagem de disciplinas ministradas, para isso a AP requisita ao cliente a senha do portal Sagres para realizar tal operação, visto que este usuário já havia utilizado a Lana posteriormente não foi necessário informar o nome de usuário, após receber a senha foi realizado o serviço e enviado a resposta </w:t>
      </w:r>
      <w:r w:rsidR="004569B7">
        <w:t xml:space="preserve">ao cliente. </w:t>
      </w:r>
    </w:p>
    <w:p w14:paraId="30CF1A5B" w14:textId="77777777" w:rsidR="002B0EF9" w:rsidRPr="002B0EF9" w:rsidRDefault="002B0EF9" w:rsidP="002B0EF9"/>
    <w:p w14:paraId="74548A72" w14:textId="77777777" w:rsidR="00E108C7" w:rsidRPr="00E108C7" w:rsidRDefault="00E108C7" w:rsidP="002B0EF9"/>
    <w:p w14:paraId="5D61A4B8" w14:textId="77777777" w:rsidR="00E108C7" w:rsidRPr="00E108C7" w:rsidRDefault="00E108C7" w:rsidP="002B0EF9"/>
    <w:p w14:paraId="577B85FB" w14:textId="77777777" w:rsidR="00E108C7" w:rsidRDefault="00E108C7" w:rsidP="00723529">
      <w:pPr>
        <w:pStyle w:val="Legenda"/>
      </w:pPr>
    </w:p>
    <w:p w14:paraId="1896414E" w14:textId="1F580809" w:rsidR="00C36CF2" w:rsidRDefault="00C36CF2" w:rsidP="00723529">
      <w:pPr>
        <w:pStyle w:val="Legenda"/>
      </w:pPr>
      <w:bookmarkStart w:id="72" w:name="_Ref530489099"/>
      <w:bookmarkStart w:id="73" w:name="_Toc530497595"/>
      <w:r>
        <w:t xml:space="preserve">Figura </w:t>
      </w:r>
      <w:fldSimple w:instr=" SEQ Figura \* ARABIC ">
        <w:r w:rsidR="00E108C7">
          <w:rPr>
            <w:noProof/>
          </w:rPr>
          <w:t>14</w:t>
        </w:r>
      </w:fldSimple>
      <w:bookmarkEnd w:id="69"/>
      <w:bookmarkEnd w:id="72"/>
      <w:r>
        <w:t xml:space="preserve"> - Lana realizando ações para professor no Telegram</w:t>
      </w:r>
      <w:r w:rsidR="007E069C">
        <w:t>.</w:t>
      </w:r>
      <w:bookmarkEnd w:id="73"/>
    </w:p>
    <w:p w14:paraId="5A58A884" w14:textId="1C93CE6A" w:rsidR="009E167E" w:rsidRDefault="00990F84" w:rsidP="009F4F88">
      <w:pPr>
        <w:pStyle w:val="Paragrafo"/>
        <w:ind w:firstLine="0"/>
        <w:jc w:val="center"/>
      </w:pPr>
      <w:r>
        <w:rPr>
          <w:noProof/>
          <w:lang w:val="pt-BR" w:eastAsia="pt-BR"/>
        </w:rPr>
        <w:drawing>
          <wp:inline distT="0" distB="0" distL="0" distR="0" wp14:anchorId="4A12D0CF" wp14:editId="1F12575A">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p>
    <w:p w14:paraId="2645DED8" w14:textId="77777777" w:rsidR="00FB5BE9" w:rsidRDefault="00FB5BE9" w:rsidP="009F4F88">
      <w:pPr>
        <w:pStyle w:val="Paragrafo"/>
        <w:spacing w:line="240" w:lineRule="auto"/>
        <w:ind w:firstLine="0"/>
        <w:jc w:val="center"/>
      </w:pPr>
    </w:p>
    <w:p w14:paraId="75A554A5" w14:textId="644BA29F" w:rsidR="00FB5BE9" w:rsidRPr="00132C42" w:rsidRDefault="00FB5BE9" w:rsidP="00B17356">
      <w:pPr>
        <w:spacing w:line="240" w:lineRule="auto"/>
        <w:jc w:val="center"/>
        <w:rPr>
          <w:sz w:val="20"/>
          <w:szCs w:val="20"/>
        </w:rPr>
      </w:pPr>
      <w:r w:rsidRPr="00132C42">
        <w:rPr>
          <w:sz w:val="20"/>
          <w:szCs w:val="20"/>
        </w:rPr>
        <w:t>Fonte: elaborado pelo autor.</w:t>
      </w:r>
    </w:p>
    <w:p w14:paraId="00349F80" w14:textId="77777777" w:rsidR="009B6B95" w:rsidRDefault="009B6B95" w:rsidP="00B17356">
      <w:pPr>
        <w:pStyle w:val="Paragrafo"/>
        <w:spacing w:line="480" w:lineRule="auto"/>
      </w:pPr>
    </w:p>
    <w:p w14:paraId="7FF37F0F" w14:textId="6A310E8E" w:rsidR="00E247D3" w:rsidRDefault="00E247D3" w:rsidP="00990F84">
      <w:pPr>
        <w:pStyle w:val="Paragrafo"/>
      </w:pPr>
      <w:r>
        <w:t xml:space="preserve">Em seguida a </w:t>
      </w:r>
      <w:r>
        <w:fldChar w:fldCharType="begin"/>
      </w:r>
      <w:r>
        <w:instrText xml:space="preserve"> REF _Ref530488381 \h </w:instrText>
      </w:r>
      <w:r>
        <w:fldChar w:fldCharType="separate"/>
      </w:r>
      <w:r>
        <w:t xml:space="preserve">Figura </w:t>
      </w:r>
      <w:r>
        <w:rPr>
          <w:noProof/>
        </w:rPr>
        <w:t>15</w:t>
      </w:r>
      <w:r>
        <w:fldChar w:fldCharType="end"/>
      </w:r>
      <w:r>
        <w:t xml:space="preserve"> apresenta a realização de uma outra requisição para o envio dos horários de aulas a serem ministrados no semestre, por fim a Lana responde a essa requisição enviando uma imagem contendo estes horários. </w:t>
      </w:r>
    </w:p>
    <w:p w14:paraId="0433B67B" w14:textId="77777777" w:rsidR="00E247D3" w:rsidRPr="002532FD" w:rsidRDefault="00E247D3" w:rsidP="00990F84">
      <w:pPr>
        <w:pStyle w:val="Paragrafo"/>
      </w:pPr>
    </w:p>
    <w:p w14:paraId="69480002" w14:textId="4E9BEB6F" w:rsidR="00FB5BE9" w:rsidRDefault="00FB5BE9" w:rsidP="00FB5BE9">
      <w:pPr>
        <w:pStyle w:val="Legenda"/>
      </w:pPr>
      <w:bookmarkStart w:id="74" w:name="_Ref530488381"/>
      <w:bookmarkStart w:id="75" w:name="_Toc530497596"/>
      <w:r>
        <w:lastRenderedPageBreak/>
        <w:t xml:space="preserve">Figura </w:t>
      </w:r>
      <w:fldSimple w:instr=" SEQ Figura \* ARABIC ">
        <w:r w:rsidR="00E108C7">
          <w:rPr>
            <w:noProof/>
          </w:rPr>
          <w:t>15</w:t>
        </w:r>
      </w:fldSimple>
      <w:bookmarkEnd w:id="74"/>
      <w:r>
        <w:t xml:space="preserve"> - </w:t>
      </w:r>
      <w:r w:rsidRPr="00CD3961">
        <w:t>Lana realizando ações para professor no Telegram</w:t>
      </w:r>
      <w:r w:rsidR="007E069C">
        <w:t>.</w:t>
      </w:r>
      <w:bookmarkEnd w:id="75"/>
    </w:p>
    <w:p w14:paraId="1645ABE5" w14:textId="66B4A9C6" w:rsidR="009E167E" w:rsidRDefault="0002714C" w:rsidP="0002714C">
      <w:pPr>
        <w:pStyle w:val="Paragrafo"/>
        <w:ind w:firstLine="0"/>
        <w:jc w:val="center"/>
      </w:pPr>
      <w:r>
        <w:rPr>
          <w:noProof/>
          <w:lang w:val="pt-BR" w:eastAsia="pt-BR"/>
        </w:rPr>
        <w:drawing>
          <wp:inline distT="0" distB="0" distL="0" distR="0" wp14:anchorId="3EB2A54A" wp14:editId="1535BD9E">
            <wp:extent cx="2585720" cy="5171440"/>
            <wp:effectExtent l="0" t="0" r="5080" b="1016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5720" cy="5171440"/>
                    </a:xfrm>
                    <a:prstGeom prst="rect">
                      <a:avLst/>
                    </a:prstGeom>
                    <a:noFill/>
                    <a:ln>
                      <a:noFill/>
                    </a:ln>
                  </pic:spPr>
                </pic:pic>
              </a:graphicData>
            </a:graphic>
          </wp:inline>
        </w:drawing>
      </w:r>
    </w:p>
    <w:p w14:paraId="38CACD58" w14:textId="77777777" w:rsidR="002532FD" w:rsidRDefault="002532FD" w:rsidP="00D14BC4">
      <w:pPr>
        <w:pStyle w:val="Paragrafo"/>
        <w:spacing w:line="240" w:lineRule="auto"/>
        <w:jc w:val="center"/>
      </w:pPr>
    </w:p>
    <w:p w14:paraId="6D45D7E6" w14:textId="13F2B5A3" w:rsidR="002532FD" w:rsidRPr="0002714C" w:rsidRDefault="002532FD" w:rsidP="00B17356">
      <w:pPr>
        <w:spacing w:line="240" w:lineRule="auto"/>
        <w:jc w:val="center"/>
        <w:rPr>
          <w:sz w:val="20"/>
          <w:szCs w:val="20"/>
        </w:rPr>
      </w:pPr>
      <w:r w:rsidRPr="0002714C">
        <w:rPr>
          <w:sz w:val="20"/>
          <w:szCs w:val="20"/>
        </w:rPr>
        <w:t>Fonte: elaborado pelo autor.</w:t>
      </w:r>
    </w:p>
    <w:p w14:paraId="3079C6A0" w14:textId="77777777" w:rsidR="009B7F98" w:rsidRDefault="009B7F98" w:rsidP="009B7F98">
      <w:pPr>
        <w:pStyle w:val="Paragrafo"/>
        <w:spacing w:line="480" w:lineRule="auto"/>
      </w:pPr>
    </w:p>
    <w:p w14:paraId="3E4DA5C8" w14:textId="4448A09F" w:rsidR="00CA1962" w:rsidRDefault="00F249E0" w:rsidP="009F4F88">
      <w:pPr>
        <w:pStyle w:val="Paragrafo"/>
      </w:pPr>
      <w:r w:rsidRPr="00FE2E12">
        <w:t>Na</w:t>
      </w:r>
      <w:r w:rsidR="00D9190E">
        <w:t xml:space="preserve"> </w:t>
      </w:r>
      <w:r w:rsidR="00204FD1">
        <w:fldChar w:fldCharType="begin"/>
      </w:r>
      <w:r w:rsidR="00204FD1">
        <w:instrText xml:space="preserve"> REF _Ref530488480 \h </w:instrText>
      </w:r>
      <w:r w:rsidR="00204FD1">
        <w:fldChar w:fldCharType="separate"/>
      </w:r>
      <w:r w:rsidR="009F4F88">
        <w:t xml:space="preserve">Figura </w:t>
      </w:r>
      <w:r w:rsidR="009F4F88">
        <w:rPr>
          <w:noProof/>
        </w:rPr>
        <w:t>16</w:t>
      </w:r>
      <w:r w:rsidR="00204FD1">
        <w:fldChar w:fldCharType="end"/>
      </w:r>
      <w:r w:rsidR="00D9190E">
        <w:fldChar w:fldCharType="begin"/>
      </w:r>
      <w:r w:rsidR="00D9190E">
        <w:instrText xml:space="preserve"> REF _Ref529479571 \h </w:instrText>
      </w:r>
      <w:r w:rsidR="00D9190E">
        <w:fldChar w:fldCharType="separate"/>
      </w:r>
      <w:r w:rsidR="00D9190E">
        <w:fldChar w:fldCharType="end"/>
      </w:r>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62E7D11F" w14:textId="77777777" w:rsidR="0052404E" w:rsidRPr="0014159A" w:rsidRDefault="0052404E" w:rsidP="009F4F88">
      <w:pPr>
        <w:pStyle w:val="Paragrafo"/>
      </w:pPr>
    </w:p>
    <w:p w14:paraId="56852F35" w14:textId="0CCCBDE1" w:rsidR="00C63878" w:rsidRDefault="00C63878" w:rsidP="00C63878">
      <w:pPr>
        <w:pStyle w:val="Legenda"/>
      </w:pPr>
      <w:bookmarkStart w:id="76" w:name="_Ref530488480"/>
      <w:bookmarkStart w:id="77" w:name="_Toc530497597"/>
      <w:r>
        <w:lastRenderedPageBreak/>
        <w:t xml:space="preserve">Figura </w:t>
      </w:r>
      <w:fldSimple w:instr=" SEQ Figura \* ARABIC ">
        <w:r w:rsidR="00E108C7">
          <w:rPr>
            <w:noProof/>
          </w:rPr>
          <w:t>16</w:t>
        </w:r>
      </w:fldSimple>
      <w:bookmarkEnd w:id="76"/>
      <w:r>
        <w:t xml:space="preserve"> - </w:t>
      </w:r>
      <w:r w:rsidRPr="00B10132">
        <w:t>Conversação mostrando a Lana em funcionamento no aplicativo Messenger.</w:t>
      </w:r>
      <w:bookmarkEnd w:id="77"/>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0A647C">
      <w:pPr>
        <w:spacing w:line="480" w:lineRule="auto"/>
        <w:jc w:val="center"/>
        <w:rPr>
          <w:rFonts w:cs="Arial"/>
          <w:sz w:val="20"/>
          <w:szCs w:val="20"/>
        </w:rPr>
      </w:pPr>
    </w:p>
    <w:p w14:paraId="7A07294C" w14:textId="7FC852A0" w:rsidR="003F0C2E" w:rsidRDefault="00732707" w:rsidP="003F0D3F">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78" w:name="_Toc529478093"/>
      <w:r w:rsidRPr="00FE2E12">
        <w:lastRenderedPageBreak/>
        <w:t>CONCLUSÃO</w:t>
      </w:r>
      <w:bookmarkEnd w:id="78"/>
    </w:p>
    <w:p w14:paraId="7948A1F3" w14:textId="77777777" w:rsidR="00E30167" w:rsidRPr="00FE2E12" w:rsidRDefault="00E30167" w:rsidP="003F0D3F">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3F0D3F">
      <w:pPr>
        <w:pStyle w:val="Paragrafo"/>
      </w:pPr>
    </w:p>
    <w:p w14:paraId="01C37D20" w14:textId="77777777" w:rsidR="00325D24" w:rsidRDefault="00325D24" w:rsidP="00990F84">
      <w:pPr>
        <w:pStyle w:val="Paragrafo"/>
      </w:pPr>
    </w:p>
    <w:p w14:paraId="172633F9" w14:textId="77777777" w:rsidR="0012376C" w:rsidRDefault="0012376C" w:rsidP="003A6710">
      <w:pPr>
        <w:pStyle w:val="Paragrafo"/>
      </w:pP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902231">
      <w:pPr>
        <w:pStyle w:val="Ttulo1"/>
        <w:numPr>
          <w:ilvl w:val="0"/>
          <w:numId w:val="0"/>
        </w:numPr>
      </w:pPr>
      <w:bookmarkStart w:id="79" w:name="_Toc529478094"/>
      <w:r>
        <w:lastRenderedPageBreak/>
        <w:t>REFERÊNCIAS</w:t>
      </w:r>
      <w:bookmarkEnd w:id="79"/>
    </w:p>
    <w:p w14:paraId="331EDE9C" w14:textId="02BAED46" w:rsidR="00752074" w:rsidRPr="00E9735C" w:rsidRDefault="00752074" w:rsidP="003F0D3F">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5709ECE5" w14:textId="77777777" w:rsidR="00E9735C" w:rsidRPr="0064483F" w:rsidRDefault="00E9735C" w:rsidP="002E18BF">
      <w:pPr>
        <w:widowControl w:val="0"/>
        <w:autoSpaceDE w:val="0"/>
        <w:autoSpaceDN w:val="0"/>
        <w:adjustRightInd w:val="0"/>
        <w:spacing w:line="240" w:lineRule="auto"/>
        <w:jc w:val="left"/>
        <w:rPr>
          <w:rFonts w:cs="Arial"/>
          <w:color w:val="353535"/>
          <w:lang w:val="en-US"/>
        </w:rPr>
      </w:pPr>
    </w:p>
    <w:p w14:paraId="35E083BB"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BAKER, Mark; APON, Amy. </w:t>
      </w:r>
      <w:r w:rsidRPr="0064483F">
        <w:rPr>
          <w:rFonts w:cs="Arial"/>
          <w:b/>
          <w:color w:val="353535"/>
          <w:lang w:val="en-US"/>
        </w:rPr>
        <w:t>Middleware</w:t>
      </w:r>
      <w:r w:rsidRPr="0064483F">
        <w:rPr>
          <w:rFonts w:cs="Arial"/>
          <w:color w:val="353535"/>
          <w:lang w:val="en-US"/>
        </w:rPr>
        <w:t xml:space="preserve">. </w:t>
      </w:r>
      <w:r w:rsidRPr="0064483F">
        <w:rPr>
          <w:rFonts w:cs="Arial"/>
          <w:iCs/>
          <w:color w:val="353535"/>
          <w:lang w:val="en-US"/>
        </w:rPr>
        <w:t>International Journal of High Performance Computing Applications</w:t>
      </w:r>
      <w:r w:rsidRPr="0064483F">
        <w:rPr>
          <w:rFonts w:cs="Arial"/>
          <w:color w:val="353535"/>
          <w:lang w:val="en-US"/>
        </w:rPr>
        <w:t>, 2001.</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03A96D24" w14:textId="77777777" w:rsidR="00507E07" w:rsidRDefault="00507E07" w:rsidP="002E18BF">
      <w:pPr>
        <w:widowControl w:val="0"/>
        <w:autoSpaceDE w:val="0"/>
        <w:autoSpaceDN w:val="0"/>
        <w:adjustRightInd w:val="0"/>
        <w:spacing w:line="240" w:lineRule="auto"/>
        <w:jc w:val="left"/>
        <w:rPr>
          <w:rFonts w:cs="Arial"/>
          <w:color w:val="353535"/>
          <w:lang w:val="en-US"/>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507E07">
        <w:rPr>
          <w:rFonts w:cs="Arial"/>
          <w:color w:val="353535"/>
          <w:lang w:val="en-US"/>
        </w:rPr>
        <w:t xml:space="preserve">DIGITALOCEAN. </w:t>
      </w:r>
      <w:r w:rsidRPr="003B167C">
        <w:rPr>
          <w:rFonts w:cs="Arial"/>
          <w:b/>
          <w:color w:val="353535"/>
          <w:lang w:val="en-US"/>
        </w:rPr>
        <w:t>Droplet Overview</w:t>
      </w:r>
      <w:r w:rsidRPr="00507E07">
        <w:rPr>
          <w:rFonts w:cs="Arial"/>
          <w:color w:val="353535"/>
          <w:lang w:val="en-US"/>
        </w:rPr>
        <w:t xml:space="preserve">: DigitalOcean Product Documentation. </w:t>
      </w:r>
      <w:proofErr w:type="spellStart"/>
      <w:r w:rsidRPr="00507E07">
        <w:rPr>
          <w:rFonts w:cs="Arial"/>
          <w:color w:val="353535"/>
          <w:lang w:val="en-US"/>
        </w:rPr>
        <w:t>Disponível</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&lt;https://www.digitalocean.com/docs/droplets/overview/&gt;. </w:t>
      </w:r>
      <w:proofErr w:type="spellStart"/>
      <w:r w:rsidRPr="00507E07">
        <w:rPr>
          <w:rFonts w:cs="Arial"/>
          <w:color w:val="353535"/>
          <w:lang w:val="en-US"/>
        </w:rPr>
        <w:t>Acesso</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20 </w:t>
      </w:r>
      <w:proofErr w:type="spellStart"/>
      <w:r w:rsidRPr="00507E07">
        <w:rPr>
          <w:rFonts w:cs="Arial"/>
          <w:color w:val="353535"/>
          <w:lang w:val="en-US"/>
        </w:rPr>
        <w:t>nov.</w:t>
      </w:r>
      <w:proofErr w:type="spellEnd"/>
      <w:r w:rsidRPr="00507E07">
        <w:rPr>
          <w:rFonts w:cs="Arial"/>
          <w:color w:val="353535"/>
          <w:lang w:val="en-US"/>
        </w:rPr>
        <w:t xml:space="preserve">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2011. </w:t>
      </w:r>
    </w:p>
    <w:p w14:paraId="74608D9A"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w:t>
      </w:r>
      <w:proofErr w:type="spellStart"/>
      <w:r w:rsidRPr="00E9735C">
        <w:rPr>
          <w:rFonts w:cs="Arial"/>
          <w:color w:val="353535"/>
        </w:rPr>
        <w:t>Luis</w:t>
      </w:r>
      <w:proofErr w:type="spellEnd"/>
      <w:r w:rsidRPr="00E9735C">
        <w:rPr>
          <w:rFonts w:cs="Arial"/>
          <w:color w:val="353535"/>
        </w:rPr>
        <w:t xml:space="preserve"> Victória. </w:t>
      </w:r>
      <w:r w:rsidRPr="00301901">
        <w:rPr>
          <w:rFonts w:cs="Arial"/>
          <w:b/>
          <w:color w:val="353535"/>
        </w:rPr>
        <w:t>Uma Arquitetura de Assistente Pessoal Orientada a Ambientes de Aprendizagem Ubíqua</w:t>
      </w:r>
      <w:r w:rsidRPr="00E9735C">
        <w:rPr>
          <w:rFonts w:cs="Arial"/>
          <w:color w:val="353535"/>
        </w:rPr>
        <w:t xml:space="preserve">. </w:t>
      </w:r>
      <w:proofErr w:type="spellStart"/>
      <w:r w:rsidRPr="00E9735C">
        <w:rPr>
          <w:rFonts w:cs="Arial"/>
          <w:iCs/>
          <w:color w:val="353535"/>
        </w:rPr>
        <w:t>Brazilian</w:t>
      </w:r>
      <w:proofErr w:type="spellEnd"/>
      <w:r w:rsidRPr="00E9735C">
        <w:rPr>
          <w:rFonts w:cs="Arial"/>
          <w:iCs/>
          <w:color w:val="353535"/>
        </w:rPr>
        <w:t xml:space="preserve"> </w:t>
      </w:r>
      <w:proofErr w:type="spellStart"/>
      <w:r w:rsidRPr="00E9735C">
        <w:rPr>
          <w:rFonts w:cs="Arial"/>
          <w:iCs/>
          <w:color w:val="353535"/>
        </w:rPr>
        <w:t>Symposium</w:t>
      </w:r>
      <w:proofErr w:type="spellEnd"/>
      <w:r w:rsidRPr="00E9735C">
        <w:rPr>
          <w:rFonts w:cs="Arial"/>
          <w:iCs/>
          <w:color w:val="353535"/>
        </w:rPr>
        <w:t xml:space="preserve"> </w:t>
      </w:r>
      <w:proofErr w:type="spellStart"/>
      <w:r w:rsidRPr="00E9735C">
        <w:rPr>
          <w:rFonts w:cs="Arial"/>
          <w:iCs/>
          <w:color w:val="353535"/>
        </w:rPr>
        <w:t>on</w:t>
      </w:r>
      <w:proofErr w:type="spellEnd"/>
      <w:r w:rsidRPr="00E9735C">
        <w:rPr>
          <w:rFonts w:cs="Arial"/>
          <w:iCs/>
          <w:color w:val="353535"/>
        </w:rPr>
        <w:t xml:space="preserve"> </w:t>
      </w:r>
      <w:proofErr w:type="spellStart"/>
      <w:r w:rsidRPr="00E9735C">
        <w:rPr>
          <w:rFonts w:cs="Arial"/>
          <w:iCs/>
          <w:color w:val="353535"/>
        </w:rPr>
        <w:t>Computers</w:t>
      </w:r>
      <w:proofErr w:type="spellEnd"/>
      <w:r w:rsidRPr="00E9735C">
        <w:rPr>
          <w:rFonts w:cs="Arial"/>
          <w:iCs/>
          <w:color w:val="353535"/>
        </w:rPr>
        <w:t xml:space="preserve"> in </w:t>
      </w:r>
      <w:proofErr w:type="spellStart"/>
      <w:r w:rsidRPr="00E9735C">
        <w:rPr>
          <w:rFonts w:cs="Arial"/>
          <w:iCs/>
          <w:color w:val="353535"/>
        </w:rPr>
        <w:t>Education</w:t>
      </w:r>
      <w:proofErr w:type="spellEnd"/>
      <w:r w:rsidRPr="00E9735C">
        <w:rPr>
          <w:rFonts w:cs="Arial"/>
          <w:iCs/>
          <w:color w:val="353535"/>
        </w:rPr>
        <w:t xml:space="preserve">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w:t>
      </w:r>
      <w:proofErr w:type="spellStart"/>
      <w:r w:rsidRPr="0064483F">
        <w:rPr>
          <w:rFonts w:cs="Arial"/>
          <w:color w:val="353535"/>
          <w:lang w:val="en-US"/>
        </w:rPr>
        <w:t>Antawan</w:t>
      </w:r>
      <w:proofErr w:type="spellEnd"/>
      <w:r w:rsidRPr="0064483F">
        <w:rPr>
          <w:rFonts w:cs="Arial"/>
          <w:color w:val="353535"/>
          <w:lang w:val="en-US"/>
        </w:rPr>
        <w:t xml:space="preserve">;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351650" w:rsidRDefault="00351650" w:rsidP="00351650">
      <w:pPr>
        <w:spacing w:line="240" w:lineRule="auto"/>
        <w:jc w:val="left"/>
        <w:rPr>
          <w:rFonts w:eastAsia="Times New Roman" w:cs="Arial"/>
          <w:lang w:eastAsia="pt-BR"/>
        </w:rPr>
      </w:pPr>
      <w:r w:rsidRPr="00351650">
        <w:rPr>
          <w:rFonts w:eastAsia="Times New Roman" w:cs="Arial"/>
          <w:iCs/>
          <w:lang w:eastAsia="pt-BR"/>
        </w:rPr>
        <w:lastRenderedPageBreak/>
        <w:t>IBM</w:t>
      </w:r>
      <w:r w:rsidR="002D447F" w:rsidRPr="00434C6A">
        <w:rPr>
          <w:rFonts w:eastAsia="Times New Roman" w:cs="Arial"/>
          <w:b/>
          <w:iCs/>
          <w:lang w:eastAsia="pt-BR"/>
        </w:rPr>
        <w:t>. IBM</w:t>
      </w:r>
      <w:r w:rsidRPr="00434C6A">
        <w:rPr>
          <w:rFonts w:eastAsia="Times New Roman" w:cs="Arial"/>
          <w:b/>
          <w:iCs/>
          <w:lang w:eastAsia="pt-BR"/>
        </w:rPr>
        <w:t xml:space="preserve"> </w:t>
      </w:r>
      <w:proofErr w:type="spellStart"/>
      <w:r w:rsidRPr="00434C6A">
        <w:rPr>
          <w:rFonts w:eastAsia="Times New Roman" w:cs="Arial"/>
          <w:b/>
          <w:iCs/>
          <w:lang w:eastAsia="pt-BR"/>
        </w:rPr>
        <w:t>Knowledge</w:t>
      </w:r>
      <w:proofErr w:type="spellEnd"/>
      <w:r w:rsidRPr="00434C6A">
        <w:rPr>
          <w:rFonts w:eastAsia="Times New Roman" w:cs="Arial"/>
          <w:b/>
          <w:iCs/>
          <w:lang w:eastAsia="pt-BR"/>
        </w:rPr>
        <w:t xml:space="preserve"> Center - </w:t>
      </w:r>
      <w:proofErr w:type="spellStart"/>
      <w:r w:rsidRPr="00434C6A">
        <w:rPr>
          <w:rFonts w:eastAsia="Times New Roman" w:cs="Arial"/>
          <w:b/>
          <w:iCs/>
          <w:lang w:eastAsia="pt-BR"/>
        </w:rPr>
        <w:t>What</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is</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distributed</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computing</w:t>
      </w:r>
      <w:proofErr w:type="spellEnd"/>
      <w:r w:rsidRPr="00351650">
        <w:rPr>
          <w:rFonts w:eastAsia="Times New Roman" w:cs="Arial"/>
          <w:lang w:eastAsia="pt-BR"/>
        </w:rPr>
        <w:t xml:space="preserve">. Disponível em: &lt;https://www.ibm.com/support/knowledgecenter/en/SSAL2T_8.2.0/com.ibm.cics.tx.doc/concepts/c_wht_is_distd_comptg.html&gt;. Acesso em: 19 nov. 2018. </w:t>
      </w:r>
    </w:p>
    <w:p w14:paraId="4DB03D96" w14:textId="77777777" w:rsidR="00351650" w:rsidRPr="0064483F" w:rsidRDefault="00351650" w:rsidP="002E18BF">
      <w:pPr>
        <w:widowControl w:val="0"/>
        <w:autoSpaceDE w:val="0"/>
        <w:autoSpaceDN w:val="0"/>
        <w:adjustRightInd w:val="0"/>
        <w:spacing w:line="240" w:lineRule="auto"/>
        <w:jc w:val="left"/>
        <w:rPr>
          <w:rFonts w:cs="Arial"/>
          <w:color w:val="353535"/>
          <w:lang w:val="en-US"/>
        </w:rPr>
      </w:pPr>
    </w:p>
    <w:p w14:paraId="44C8D670" w14:textId="77777777" w:rsidR="005847E4" w:rsidRPr="0064483F" w:rsidRDefault="005847E4"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MARK, </w:t>
      </w:r>
      <w:proofErr w:type="spellStart"/>
      <w:r w:rsidRPr="0064483F">
        <w:rPr>
          <w:rFonts w:cs="Arial"/>
          <w:color w:val="353535"/>
          <w:lang w:val="en-US"/>
        </w:rPr>
        <w:t>Massé</w:t>
      </w:r>
      <w:proofErr w:type="spellEnd"/>
      <w:r w:rsidRPr="0064483F">
        <w:rPr>
          <w:rFonts w:cs="Arial"/>
          <w:color w:val="353535"/>
          <w:lang w:val="en-US"/>
        </w:rPr>
        <w:t xml:space="preserve">. </w:t>
      </w:r>
      <w:r w:rsidRPr="0064483F">
        <w:rPr>
          <w:rFonts w:cs="Arial"/>
          <w:b/>
          <w:iCs/>
          <w:color w:val="353535"/>
          <w:lang w:val="en-US"/>
        </w:rPr>
        <w:t>REST API Design Rulebook</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7FDFA6A" w14:textId="77777777" w:rsidR="00D85090" w:rsidRDefault="00D85090" w:rsidP="002E18BF">
      <w:pPr>
        <w:widowControl w:val="0"/>
        <w:autoSpaceDE w:val="0"/>
        <w:autoSpaceDN w:val="0"/>
        <w:adjustRightInd w:val="0"/>
        <w:spacing w:line="240" w:lineRule="auto"/>
        <w:jc w:val="left"/>
        <w:rPr>
          <w:rFonts w:cs="Arial"/>
          <w:color w:val="353535"/>
          <w:lang w:val="en-US"/>
        </w:rPr>
      </w:pPr>
    </w:p>
    <w:p w14:paraId="398CCA1A" w14:textId="438C0D1A" w:rsidR="00434C6A" w:rsidRDefault="00434C6A"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w:t>
      </w:r>
      <w:proofErr w:type="spellStart"/>
      <w:r w:rsidRPr="00434C6A">
        <w:rPr>
          <w:rFonts w:cs="Arial"/>
          <w:color w:val="353535"/>
          <w:lang w:val="en-US"/>
        </w:rPr>
        <w:t>S.l</w:t>
      </w:r>
      <w:proofErr w:type="spellEnd"/>
      <w:r w:rsidRPr="00434C6A">
        <w:rPr>
          <w:rFonts w:cs="Arial"/>
          <w:color w:val="353535"/>
          <w:lang w:val="en-US"/>
        </w:rPr>
        <w:t xml:space="preserve">: </w:t>
      </w:r>
      <w:proofErr w:type="spellStart"/>
      <w:r w:rsidRPr="00434C6A">
        <w:rPr>
          <w:rFonts w:cs="Arial"/>
          <w:color w:val="353535"/>
          <w:lang w:val="en-US"/>
        </w:rPr>
        <w:t>s.n</w:t>
      </w:r>
      <w:proofErr w:type="spellEnd"/>
      <w:r w:rsidRPr="00434C6A">
        <w:rPr>
          <w:rFonts w:cs="Arial"/>
          <w:color w:val="353535"/>
          <w:lang w:val="en-US"/>
        </w:rPr>
        <w:t>.], 2011.</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Disponível em: &lt;</w:t>
      </w:r>
      <w:proofErr w:type="spellStart"/>
      <w:r w:rsidRPr="00E9735C">
        <w:rPr>
          <w:rFonts w:cs="Arial"/>
          <w:color w:val="353535"/>
        </w:rPr>
        <w:t>https</w:t>
      </w:r>
      <w:proofErr w:type="spellEnd"/>
      <w:r w:rsidRPr="00E9735C">
        <w:rPr>
          <w:rFonts w:cs="Arial"/>
          <w:color w:val="353535"/>
        </w:rPr>
        <w:t>: //console.bluemix.net/</w:t>
      </w:r>
      <w:proofErr w:type="spellStart"/>
      <w:r w:rsidRPr="00E9735C">
        <w:rPr>
          <w:rFonts w:cs="Arial"/>
          <w:color w:val="353535"/>
        </w:rPr>
        <w:t>docs</w:t>
      </w:r>
      <w:proofErr w:type="spellEnd"/>
      <w:r w:rsidRPr="00E9735C">
        <w:rPr>
          <w:rFonts w:cs="Arial"/>
          <w:color w:val="353535"/>
        </w:rPr>
        <w:t>/services/</w:t>
      </w:r>
      <w:proofErr w:type="spellStart"/>
      <w:r w:rsidRPr="00E9735C">
        <w:rPr>
          <w:rFonts w:cs="Arial"/>
          <w:color w:val="353535"/>
        </w:rPr>
        <w:t>conversation</w:t>
      </w:r>
      <w:proofErr w:type="spellEnd"/>
      <w:r w:rsidRPr="00E9735C">
        <w:rPr>
          <w:rFonts w:cs="Arial"/>
          <w:color w:val="353535"/>
        </w:rPr>
        <w:t>/</w:t>
      </w:r>
      <w:proofErr w:type="spellStart"/>
      <w:r w:rsidRPr="00E9735C">
        <w:rPr>
          <w:rFonts w:cs="Arial"/>
          <w:color w:val="353535"/>
        </w:rPr>
        <w:t>index.html#about</w:t>
      </w:r>
      <w:proofErr w:type="spellEnd"/>
      <w:r w:rsidRPr="00E9735C">
        <w:rPr>
          <w:rFonts w:cs="Arial"/>
          <w:color w:val="353535"/>
        </w:rPr>
        <w:t xml:space="preserve">&gt;.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proofErr w:type="gramStart"/>
      <w:r w:rsidRPr="0064483F">
        <w:rPr>
          <w:rFonts w:cs="Arial"/>
          <w:iCs/>
          <w:color w:val="353535"/>
          <w:lang w:val="en-US"/>
        </w:rPr>
        <w:t>et al.</w:t>
      </w:r>
      <w:proofErr w:type="gramEnd"/>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proofErr w:type="spellStart"/>
      <w:r w:rsidRPr="0064483F">
        <w:rPr>
          <w:rFonts w:cs="Arial"/>
          <w:b/>
          <w:color w:val="353535"/>
          <w:lang w:val="en-US"/>
        </w:rPr>
        <w:t>AgronomoBot</w:t>
      </w:r>
      <w:proofErr w:type="spellEnd"/>
      <w:r w:rsidRPr="0064483F">
        <w:rPr>
          <w:rFonts w:cs="Arial"/>
          <w:b/>
          <w:color w:val="353535"/>
          <w:lang w:val="en-US"/>
        </w:rPr>
        <w:t>:</w:t>
      </w:r>
      <w:r w:rsidRPr="0064483F">
        <w:rPr>
          <w:rFonts w:cs="Arial"/>
          <w:color w:val="353535"/>
          <w:lang w:val="en-US"/>
        </w:rPr>
        <w:t xml:space="preserve"> a smart answering </w:t>
      </w:r>
      <w:proofErr w:type="spellStart"/>
      <w:r w:rsidRPr="0064483F">
        <w:rPr>
          <w:rFonts w:cs="Arial"/>
          <w:color w:val="353535"/>
          <w:lang w:val="en-US"/>
        </w:rPr>
        <w:t>Chatbot</w:t>
      </w:r>
      <w:proofErr w:type="spellEnd"/>
      <w:r w:rsidRPr="0064483F">
        <w:rPr>
          <w:rFonts w:cs="Arial"/>
          <w:color w:val="353535"/>
          <w:lang w:val="en-US"/>
        </w:rPr>
        <w:t xml:space="preserve"> applied to agricultural sensor networks. </w:t>
      </w:r>
      <w:r w:rsidRPr="00E9735C">
        <w:rPr>
          <w:rFonts w:cs="Arial"/>
          <w:color w:val="353535"/>
        </w:rPr>
        <w:t>2018, [</w:t>
      </w:r>
      <w:proofErr w:type="spellStart"/>
      <w:r w:rsidRPr="00E9735C">
        <w:rPr>
          <w:rFonts w:cs="Arial"/>
          <w:color w:val="353535"/>
        </w:rPr>
        <w:t>S.l</w:t>
      </w:r>
      <w:proofErr w:type="spellEnd"/>
      <w:r w:rsidRPr="00E9735C">
        <w:rPr>
          <w:rFonts w:cs="Arial"/>
          <w:color w:val="353535"/>
        </w:rPr>
        <w:t xml:space="preserve">: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REATEGUI, </w:t>
      </w:r>
      <w:proofErr w:type="spellStart"/>
      <w:r w:rsidRPr="00E9735C">
        <w:rPr>
          <w:rFonts w:cs="Arial"/>
          <w:color w:val="353535"/>
        </w:rPr>
        <w:t>Eliseo</w:t>
      </w:r>
      <w:proofErr w:type="spellEnd"/>
      <w:r w:rsidRPr="00E9735C">
        <w:rPr>
          <w:rFonts w:cs="Arial"/>
          <w:color w:val="353535"/>
        </w:rPr>
        <w:t xml:space="preserve">;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proofErr w:type="spellStart"/>
      <w:r w:rsidRPr="0064483F">
        <w:rPr>
          <w:rFonts w:cs="Arial"/>
          <w:iCs/>
          <w:color w:val="353535"/>
          <w:lang w:val="en-US"/>
        </w:rPr>
        <w:t>Renote</w:t>
      </w:r>
      <w:proofErr w:type="spellEnd"/>
      <w:r w:rsidRPr="0064483F">
        <w:rPr>
          <w:rFonts w:cs="Arial"/>
          <w:color w:val="353535"/>
          <w:lang w:val="en-US"/>
        </w:rPr>
        <w:t>, 2008.</w:t>
      </w:r>
    </w:p>
    <w:p w14:paraId="195801AF" w14:textId="77777777" w:rsidR="00C94C9E" w:rsidRPr="0064483F" w:rsidRDefault="00C94C9E" w:rsidP="002E18BF">
      <w:pPr>
        <w:widowControl w:val="0"/>
        <w:autoSpaceDE w:val="0"/>
        <w:autoSpaceDN w:val="0"/>
        <w:adjustRightInd w:val="0"/>
        <w:spacing w:line="240" w:lineRule="auto"/>
        <w:jc w:val="left"/>
        <w:rPr>
          <w:rFonts w:cs="Arial"/>
          <w:color w:val="353535"/>
          <w:lang w:val="en-US"/>
        </w:rPr>
      </w:pPr>
    </w:p>
    <w:p w14:paraId="7C35F8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SOEDIONO, Budi. </w:t>
      </w:r>
      <w:r w:rsidRPr="0064483F">
        <w:rPr>
          <w:rFonts w:cs="Arial"/>
          <w:b/>
          <w:iCs/>
          <w:color w:val="353535"/>
          <w:lang w:val="en-US"/>
        </w:rPr>
        <w:t>Web Scraping with Python</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1989. </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w:t>
      </w:r>
      <w:proofErr w:type="spellStart"/>
      <w:r w:rsidRPr="0064483F">
        <w:rPr>
          <w:rFonts w:cs="Arial"/>
          <w:color w:val="353535"/>
          <w:lang w:val="en-US"/>
        </w:rPr>
        <w:t>Tole</w:t>
      </w:r>
      <w:proofErr w:type="spellEnd"/>
      <w:r w:rsidRPr="0064483F">
        <w:rPr>
          <w:rFonts w:cs="Arial"/>
          <w:color w:val="353535"/>
          <w:lang w:val="en-US"/>
        </w:rPr>
        <w:t xml:space="preserv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2C484BF" w14:textId="14CFE51D" w:rsidR="00351650" w:rsidRPr="00351650" w:rsidRDefault="00351650" w:rsidP="002E18BF">
      <w:pPr>
        <w:widowControl w:val="0"/>
        <w:autoSpaceDE w:val="0"/>
        <w:autoSpaceDN w:val="0"/>
        <w:adjustRightInd w:val="0"/>
        <w:spacing w:line="240" w:lineRule="auto"/>
        <w:jc w:val="left"/>
        <w:rPr>
          <w:rFonts w:eastAsia="Times New Roman" w:cs="Arial"/>
          <w:noProof/>
        </w:rPr>
      </w:pPr>
      <w:r w:rsidRPr="00854EBC">
        <w:rPr>
          <w:rFonts w:eastAsia="Times New Roman" w:cs="Arial"/>
          <w:noProof/>
        </w:rPr>
        <w:t xml:space="preserve">USACHEV, Denis </w:t>
      </w:r>
      <w:r w:rsidRPr="005A4CCD">
        <w:rPr>
          <w:rFonts w:eastAsia="Times New Roman" w:cs="Arial"/>
          <w:iCs/>
          <w:noProof/>
        </w:rPr>
        <w:t>et al.</w:t>
      </w:r>
      <w:r w:rsidRPr="00854EBC">
        <w:rPr>
          <w:rFonts w:eastAsia="Times New Roman" w:cs="Arial"/>
          <w:noProof/>
        </w:rPr>
        <w:t xml:space="preserve"> </w:t>
      </w:r>
      <w:r w:rsidRPr="005A4CCD">
        <w:rPr>
          <w:rFonts w:eastAsia="Times New Roman" w:cs="Arial"/>
          <w:b/>
          <w:noProof/>
        </w:rPr>
        <w:t>Open source platform Digital Personal Assistant</w:t>
      </w:r>
      <w:r w:rsidRPr="00854EBC">
        <w:rPr>
          <w:rFonts w:eastAsia="Times New Roman" w:cs="Arial"/>
          <w:noProof/>
        </w:rPr>
        <w:t>. 2018. Disponível em: &lt;http://arxiv.org/abs/1801.03650&gt;</w:t>
      </w:r>
      <w:r>
        <w:rPr>
          <w:rFonts w:eastAsia="Times New Roman" w:cs="Arial"/>
          <w:noProof/>
        </w:rPr>
        <w:t>. Acesso em: 19 nov. 18</w:t>
      </w:r>
      <w:r w:rsidRPr="00854EBC">
        <w:rPr>
          <w:rFonts w:eastAsia="Times New Roman" w:cs="Arial"/>
          <w:noProof/>
        </w:rPr>
        <w:t>.</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w:t>
      </w:r>
      <w:proofErr w:type="spellStart"/>
      <w:r w:rsidRPr="0064483F">
        <w:rPr>
          <w:rFonts w:cs="Arial"/>
          <w:color w:val="353535"/>
          <w:lang w:val="en-US"/>
        </w:rPr>
        <w:t>Mirko</w:t>
      </w:r>
      <w:proofErr w:type="spellEnd"/>
      <w:r w:rsidRPr="0064483F">
        <w:rPr>
          <w:rFonts w:cs="Arial"/>
          <w:color w:val="353535"/>
          <w:lang w:val="en-US"/>
        </w:rPr>
        <w:t xml:space="preserve">.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xml:space="preserve">, v. 2, n. 1, 20 </w:t>
      </w:r>
      <w:proofErr w:type="spellStart"/>
      <w:r w:rsidR="00B75CE7" w:rsidRPr="0064483F">
        <w:rPr>
          <w:rFonts w:cs="Arial"/>
          <w:color w:val="353535"/>
          <w:lang w:val="en-US"/>
        </w:rPr>
        <w:t>nov.</w:t>
      </w:r>
      <w:proofErr w:type="spellEnd"/>
      <w:r w:rsidR="00B75CE7" w:rsidRPr="0064483F">
        <w:rPr>
          <w:rFonts w:cs="Arial"/>
          <w:color w:val="353535"/>
          <w:lang w:val="en-US"/>
        </w:rPr>
        <w:t xml:space="preserve"> 2012.</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 xml:space="preserve">Introduction to </w:t>
      </w:r>
      <w:proofErr w:type="spellStart"/>
      <w:r w:rsidRPr="0064483F">
        <w:rPr>
          <w:rFonts w:cs="Arial"/>
          <w:b/>
          <w:color w:val="353535"/>
          <w:lang w:val="en-US"/>
        </w:rPr>
        <w:t>Multiagent</w:t>
      </w:r>
      <w:proofErr w:type="spellEnd"/>
      <w:r w:rsidRPr="0064483F">
        <w:rPr>
          <w:rFonts w:cs="Arial"/>
          <w:b/>
          <w:color w:val="353535"/>
          <w:lang w:val="en-US"/>
        </w:rPr>
        <w:t xml:space="preserve">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353C6A65"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w:t>
      </w:r>
      <w:proofErr w:type="spellStart"/>
      <w:r w:rsidRPr="0064483F">
        <w:rPr>
          <w:rFonts w:cs="Arial"/>
          <w:color w:val="353535"/>
          <w:lang w:val="en-US"/>
        </w:rPr>
        <w:t>Mengting</w:t>
      </w:r>
      <w:proofErr w:type="spellEnd"/>
      <w:r w:rsidRPr="0064483F">
        <w:rPr>
          <w:rFonts w:cs="Arial"/>
          <w:color w:val="353535"/>
          <w:lang w:val="en-US"/>
        </w:rPr>
        <w:t xml:space="preserve">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w:t>
      </w:r>
      <w:proofErr w:type="spellStart"/>
      <w:r w:rsidRPr="0064483F">
        <w:rPr>
          <w:rFonts w:cs="Arial"/>
          <w:b/>
          <w:color w:val="353535"/>
          <w:lang w:val="en-US"/>
        </w:rPr>
        <w:t>Chatbot</w:t>
      </w:r>
      <w:proofErr w:type="spellEnd"/>
      <w:r w:rsidRPr="0064483F">
        <w:rPr>
          <w:rFonts w:cs="Arial"/>
          <w:b/>
          <w:color w:val="353535"/>
          <w:lang w:val="en-US"/>
        </w:rPr>
        <w:t xml:space="preserve"> with </w:t>
      </w:r>
      <w:proofErr w:type="spellStart"/>
      <w:r w:rsidRPr="0064483F">
        <w:rPr>
          <w:rFonts w:cs="Arial"/>
          <w:b/>
          <w:color w:val="353535"/>
          <w:lang w:val="en-US"/>
        </w:rPr>
        <w:t>Serverless</w:t>
      </w:r>
      <w:proofErr w:type="spellEnd"/>
      <w:r w:rsidRPr="0064483F">
        <w:rPr>
          <w:rFonts w:cs="Arial"/>
          <w:b/>
          <w:color w:val="353535"/>
          <w:lang w:val="en-US"/>
        </w:rPr>
        <w:t xml:space="preserve"> Computing</w:t>
      </w:r>
      <w:r w:rsidRPr="0064483F">
        <w:rPr>
          <w:rFonts w:cs="Arial"/>
          <w:color w:val="353535"/>
          <w:lang w:val="en-US"/>
        </w:rPr>
        <w:t xml:space="preserve">. </w:t>
      </w:r>
      <w:r w:rsidRPr="00E9735C">
        <w:rPr>
          <w:rFonts w:cs="Arial"/>
          <w:color w:val="353535"/>
        </w:rPr>
        <w:t>2016, [</w:t>
      </w:r>
      <w:proofErr w:type="spellStart"/>
      <w:r w:rsidRPr="00E9735C">
        <w:rPr>
          <w:rFonts w:cs="Arial"/>
          <w:color w:val="353535"/>
        </w:rPr>
        <w:t>S.l</w:t>
      </w:r>
      <w:proofErr w:type="spellEnd"/>
      <w:r w:rsidRPr="00E9735C">
        <w:rPr>
          <w:rFonts w:cs="Arial"/>
          <w:color w:val="353535"/>
        </w:rPr>
        <w:t xml:space="preserve">: s.n.], 2016. </w:t>
      </w:r>
    </w:p>
    <w:p w14:paraId="77D3A810" w14:textId="77777777" w:rsidR="00730CE2" w:rsidRPr="00E9735C" w:rsidRDefault="00730CE2" w:rsidP="002E18BF">
      <w:pPr>
        <w:widowControl w:val="0"/>
        <w:autoSpaceDE w:val="0"/>
        <w:autoSpaceDN w:val="0"/>
        <w:adjustRightInd w:val="0"/>
        <w:spacing w:line="240" w:lineRule="auto"/>
        <w:jc w:val="left"/>
        <w:rPr>
          <w:rFonts w:cs="Arial"/>
          <w:color w:val="353535"/>
        </w:rPr>
      </w:pPr>
    </w:p>
    <w:p w14:paraId="0B2349C0" w14:textId="0948BD64" w:rsidR="00D572C5" w:rsidRDefault="00923A98" w:rsidP="00E27A8A">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116279">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A00DE1">
      <w:pPr>
        <w:pStyle w:val="Apendice"/>
      </w:pPr>
      <w:bookmarkStart w:id="80" w:name="_Toc529478095"/>
      <w:r>
        <w:lastRenderedPageBreak/>
        <w:t>APÊNDICE A – Código Fonte do bot do Telegram</w:t>
      </w:r>
      <w:bookmarkEnd w:id="80"/>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1C26A3">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990F84">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351650"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lana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0694C">
        <w:rPr>
          <w:rFonts w:eastAsia="Times New Roman" w:cs="Arial"/>
          <w:color w:val="000000"/>
          <w:sz w:val="20"/>
          <w:szCs w:val="20"/>
          <w:lang w:eastAsia="pt-BR"/>
        </w:rPr>
        <w:t>require</w:t>
      </w:r>
      <w:proofErr w:type="spellEnd"/>
      <w:r w:rsidRPr="00E0694C">
        <w:rPr>
          <w:rFonts w:eastAsia="Times New Roman" w:cs="Arial"/>
          <w:color w:val="000000"/>
          <w:sz w:val="20"/>
          <w:szCs w:val="20"/>
          <w:lang w:eastAsia="pt-BR"/>
        </w:rPr>
        <w:t>(</w:t>
      </w:r>
      <w:proofErr w:type="gramEnd"/>
      <w:r w:rsidRPr="00E0694C">
        <w:rPr>
          <w:rFonts w:eastAsia="Times New Roman" w:cs="Arial"/>
          <w:color w:val="000000"/>
          <w:sz w:val="20"/>
          <w:szCs w:val="20"/>
          <w:lang w:eastAsia="pt-BR"/>
        </w:rPr>
        <w:t>'./web')(lana);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 xml:space="preserve"> = </w:t>
      </w:r>
      <w:proofErr w:type="spellStart"/>
      <w:r w:rsidRPr="009E028F">
        <w:rPr>
          <w:rFonts w:eastAsia="Times New Roman" w:cs="Arial"/>
          <w:color w:val="000000"/>
          <w:sz w:val="20"/>
          <w:szCs w:val="20"/>
          <w:lang w:eastAsia="pt-BR"/>
        </w:rPr>
        <w:t>require</w:t>
      </w:r>
      <w:proofErr w:type="spell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20E61F8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packageInfo</w:t>
      </w:r>
      <w:proofErr w:type="spellEnd"/>
      <w:r w:rsidRPr="00351650">
        <w:rPr>
          <w:rFonts w:eastAsia="Times New Roman" w:cs="Arial"/>
          <w:color w:val="000000"/>
          <w:sz w:val="20"/>
          <w:szCs w:val="20"/>
          <w:lang w:val="en-US" w:eastAsia="pt-BR"/>
        </w:rPr>
        <w:t xml:space="preserve"> = require('./</w:t>
      </w:r>
      <w:proofErr w:type="spellStart"/>
      <w:r w:rsidRPr="00351650">
        <w:rPr>
          <w:rFonts w:eastAsia="Times New Roman" w:cs="Arial"/>
          <w:color w:val="000000"/>
          <w:sz w:val="20"/>
          <w:szCs w:val="20"/>
          <w:lang w:val="en-US" w:eastAsia="pt-BR"/>
        </w:rPr>
        <w:t>package.json</w:t>
      </w:r>
      <w:proofErr w:type="spellEnd"/>
      <w:r w:rsidRPr="00351650">
        <w:rPr>
          <w:rFonts w:eastAsia="Times New Roman" w:cs="Arial"/>
          <w:color w:val="000000"/>
          <w:sz w:val="20"/>
          <w:szCs w:val="20"/>
          <w:lang w:val="en-US" w:eastAsia="pt-BR"/>
        </w:rPr>
        <w:t>');</w:t>
      </w:r>
    </w:p>
    <w:p w14:paraId="3754C3EE"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49ED5049"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app =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app.use</w:t>
      </w:r>
      <w:proofErr w:type="spellEnd"/>
      <w:r w:rsidRPr="009E028F">
        <w:rPr>
          <w:rFonts w:eastAsia="Times New Roman" w:cs="Arial"/>
          <w:color w:val="000000"/>
          <w:sz w:val="20"/>
          <w:szCs w:val="20"/>
          <w:lang w:eastAsia="pt-BR"/>
        </w:rPr>
        <w:t>(</w:t>
      </w:r>
      <w:proofErr w:type="spellStart"/>
      <w:proofErr w:type="gramEnd"/>
      <w:r w:rsidRPr="009E028F">
        <w:rPr>
          <w:rFonts w:eastAsia="Times New Roman" w:cs="Arial"/>
          <w:color w:val="000000"/>
          <w:sz w:val="20"/>
          <w:szCs w:val="20"/>
          <w:lang w:eastAsia="pt-BR"/>
        </w:rPr>
        <w:t>bodyParser.json</w:t>
      </w:r>
      <w:proofErr w:type="spellEnd"/>
      <w:r w:rsidRPr="009E028F">
        <w:rPr>
          <w:rFonts w:eastAsia="Times New Roman" w:cs="Arial"/>
          <w:color w:val="000000"/>
          <w:sz w:val="20"/>
          <w:szCs w:val="20"/>
          <w:lang w:eastAsia="pt-BR"/>
        </w:rPr>
        <w:t>());</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25C39C0C"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res.json</w:t>
      </w:r>
      <w:proofErr w:type="spellEnd"/>
      <w:proofErr w:type="gramEnd"/>
      <w:r w:rsidRPr="00351650">
        <w:rPr>
          <w:rFonts w:eastAsia="Times New Roman" w:cs="Arial"/>
          <w:color w:val="000000"/>
          <w:sz w:val="20"/>
          <w:szCs w:val="20"/>
          <w:lang w:val="en-US" w:eastAsia="pt-BR"/>
        </w:rPr>
        <w:t xml:space="preserve">({ version: </w:t>
      </w:r>
      <w:proofErr w:type="spellStart"/>
      <w:r w:rsidRPr="00351650">
        <w:rPr>
          <w:rFonts w:eastAsia="Times New Roman" w:cs="Arial"/>
          <w:color w:val="000000"/>
          <w:sz w:val="20"/>
          <w:szCs w:val="20"/>
          <w:lang w:val="en-US" w:eastAsia="pt-BR"/>
        </w:rPr>
        <w:t>packageInfo.version</w:t>
      </w:r>
      <w:proofErr w:type="spellEnd"/>
      <w:r w:rsidRPr="00351650">
        <w:rPr>
          <w:rFonts w:eastAsia="Times New Roman" w:cs="Arial"/>
          <w:color w:val="000000"/>
          <w:sz w:val="20"/>
          <w:szCs w:val="20"/>
          <w:lang w:val="en-US" w:eastAsia="pt-BR"/>
        </w:rPr>
        <w:t xml:space="preserve">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server = </w:t>
      </w:r>
      <w:proofErr w:type="spellStart"/>
      <w:proofErr w:type="gramStart"/>
      <w:r w:rsidRPr="00351650">
        <w:rPr>
          <w:rFonts w:eastAsia="Times New Roman" w:cs="Arial"/>
          <w:color w:val="000000"/>
          <w:sz w:val="20"/>
          <w:szCs w:val="20"/>
          <w:lang w:val="en-US" w:eastAsia="pt-BR"/>
        </w:rPr>
        <w:t>app.listen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process.env.PORT</w:t>
      </w:r>
      <w:proofErr w:type="spellEnd"/>
      <w:r w:rsidRPr="00351650">
        <w:rPr>
          <w:rFonts w:eastAsia="Times New Roman" w:cs="Arial"/>
          <w:color w:val="000000"/>
          <w:sz w:val="20"/>
          <w:szCs w:val="20"/>
          <w:lang w:val="en-US" w:eastAsia="pt-BR"/>
        </w:rPr>
        <w:t>, () =&gt; {</w:t>
      </w:r>
    </w:p>
    <w:p w14:paraId="2C5E8798"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host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().address;</w:t>
      </w:r>
    </w:p>
    <w:p w14:paraId="41848FE3"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().port;</w:t>
      </w:r>
    </w:p>
    <w:p w14:paraId="1590BDC0"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CCC30C2"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module.exports</w:t>
      </w:r>
      <w:proofErr w:type="spellEnd"/>
      <w:proofErr w:type="gramEnd"/>
      <w:r w:rsidRPr="009E028F">
        <w:rPr>
          <w:rFonts w:eastAsia="Times New Roman" w:cs="Arial"/>
          <w:color w:val="000000"/>
          <w:sz w:val="20"/>
          <w:szCs w:val="20"/>
          <w:lang w:eastAsia="pt-BR"/>
        </w:rPr>
        <w:t xml:space="preserve"> = (lana) =&gt; {</w:t>
      </w:r>
    </w:p>
    <w:p w14:paraId="6EE7AB8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lana.processUpdate</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9E028F">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lana.sendMessageEndpoint</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then</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resp</w:t>
      </w:r>
      <w:proofErr w:type="spellEnd"/>
      <w:r w:rsidRPr="009E028F">
        <w:rPr>
          <w:rFonts w:eastAsia="Times New Roman" w:cs="Arial"/>
          <w:color w:val="000000"/>
          <w:sz w:val="20"/>
          <w:szCs w:val="20"/>
          <w:lang w:eastAsia="pt-BR"/>
        </w:rPr>
        <w:t xml:space="preserve">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.catch</w:t>
      </w:r>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err</w:t>
      </w:r>
      <w:proofErr w:type="spellEnd"/>
      <w:r w:rsidRPr="009E028F">
        <w:rPr>
          <w:rFonts w:eastAsia="Times New Roman" w:cs="Arial"/>
          <w:color w:val="000000"/>
          <w:sz w:val="20"/>
          <w:szCs w:val="20"/>
          <w:lang w:eastAsia="pt-BR"/>
        </w:rPr>
        <w:t xml:space="preserve">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Arquivo </w:t>
      </w:r>
      <w:proofErr w:type="spellStart"/>
      <w:r w:rsidRPr="00760A6B">
        <w:rPr>
          <w:sz w:val="20"/>
          <w:szCs w:val="20"/>
          <w:lang w:eastAsia="pt-BR"/>
        </w:rPr>
        <w:t>config</w:t>
      </w:r>
      <w:proofErr w:type="spellEnd"/>
      <w:r w:rsidRPr="00760A6B">
        <w:rPr>
          <w:sz w:val="20"/>
          <w:szCs w:val="20"/>
          <w:lang w:eastAsia="pt-BR"/>
        </w:rPr>
        <w:t>/keys.js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proofErr w:type="spellStart"/>
      <w:proofErr w:type="gramStart"/>
      <w:r w:rsidRPr="00760A6B">
        <w:rPr>
          <w:sz w:val="20"/>
          <w:szCs w:val="20"/>
          <w:lang w:eastAsia="pt-BR"/>
        </w:rPr>
        <w:t>module.exports</w:t>
      </w:r>
      <w:proofErr w:type="spellEnd"/>
      <w:proofErr w:type="gramEnd"/>
      <w:r w:rsidRPr="00760A6B">
        <w:rPr>
          <w:sz w:val="20"/>
          <w:szCs w:val="20"/>
          <w:lang w:eastAsia="pt-BR"/>
        </w:rPr>
        <w:t xml:space="preserve">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tokenTelegramBot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process.env.tokenTelegramBot</w:t>
      </w:r>
      <w:proofErr w:type="spellEnd"/>
      <w:r w:rsidR="00A826D1" w:rsidRPr="00760A6B">
        <w:rPr>
          <w:sz w:val="20"/>
          <w:szCs w:val="20"/>
          <w:lang w:eastAsia="pt-BR"/>
        </w:rPr>
        <w: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urlTelegramBot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process.env.urlTelegramBot</w:t>
      </w:r>
      <w:proofErr w:type="spellEnd"/>
      <w:r w:rsidR="00A826D1" w:rsidRPr="00760A6B">
        <w:rPr>
          <w:sz w:val="20"/>
          <w:szCs w:val="20"/>
          <w:lang w:eastAsia="pt-BR"/>
        </w:rPr>
        <w: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lastRenderedPageBreak/>
        <w:t xml:space="preserve">    </w:t>
      </w:r>
      <w:proofErr w:type="spellStart"/>
      <w:proofErr w:type="gramStart"/>
      <w:r w:rsidR="00A826D1" w:rsidRPr="00760A6B">
        <w:rPr>
          <w:sz w:val="20"/>
          <w:szCs w:val="20"/>
          <w:lang w:eastAsia="pt-BR"/>
        </w:rPr>
        <w:t>urlMessageEndpoint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process.env.urlTelegramMessageEndpoint</w:t>
      </w:r>
      <w:proofErr w:type="spellEnd"/>
      <w:r w:rsidR="00A826D1" w:rsidRPr="00760A6B">
        <w:rPr>
          <w:sz w:val="20"/>
          <w:szCs w:val="20"/>
          <w:lang w:eastAsia="pt-BR"/>
        </w:rPr>
        <w:t>,</w:t>
      </w:r>
    </w:p>
    <w:p w14:paraId="0E3D19D8" w14:textId="1816CFFD" w:rsidR="00A826D1" w:rsidRPr="00351650" w:rsidRDefault="0070664D" w:rsidP="007F726E">
      <w:pPr>
        <w:pStyle w:val="PargrafodaLista"/>
        <w:numPr>
          <w:ilvl w:val="0"/>
          <w:numId w:val="43"/>
        </w:numPr>
        <w:tabs>
          <w:tab w:val="left" w:pos="567"/>
        </w:tabs>
        <w:spacing w:line="240" w:lineRule="auto"/>
        <w:ind w:left="0" w:firstLine="0"/>
        <w:jc w:val="left"/>
        <w:rPr>
          <w:sz w:val="20"/>
          <w:szCs w:val="20"/>
          <w:lang w:val="en-US" w:eastAsia="pt-BR"/>
        </w:rPr>
      </w:pPr>
      <w:r w:rsidRPr="00351650">
        <w:rPr>
          <w:sz w:val="20"/>
          <w:szCs w:val="20"/>
          <w:lang w:val="en-US" w:eastAsia="pt-BR"/>
        </w:rPr>
        <w:t xml:space="preserve">    </w:t>
      </w:r>
      <w:proofErr w:type="spellStart"/>
      <w:r w:rsidR="00A826D1" w:rsidRPr="00351650">
        <w:rPr>
          <w:sz w:val="20"/>
          <w:szCs w:val="20"/>
          <w:lang w:val="en-US" w:eastAsia="pt-BR"/>
        </w:rPr>
        <w:t>lana_api_</w:t>
      </w:r>
      <w:proofErr w:type="gramStart"/>
      <w:r w:rsidR="00A826D1" w:rsidRPr="00351650">
        <w:rPr>
          <w:sz w:val="20"/>
          <w:szCs w:val="20"/>
          <w:lang w:val="en-US" w:eastAsia="pt-BR"/>
        </w:rPr>
        <w:t>key</w:t>
      </w:r>
      <w:proofErr w:type="spellEnd"/>
      <w:r w:rsidR="00A826D1" w:rsidRPr="00351650">
        <w:rPr>
          <w:sz w:val="20"/>
          <w:szCs w:val="20"/>
          <w:lang w:val="en-US" w:eastAsia="pt-BR"/>
        </w:rPr>
        <w:t xml:space="preserve"> :</w:t>
      </w:r>
      <w:proofErr w:type="gramEnd"/>
      <w:r w:rsidR="00A826D1" w:rsidRPr="00351650">
        <w:rPr>
          <w:sz w:val="20"/>
          <w:szCs w:val="20"/>
          <w:lang w:val="en-US" w:eastAsia="pt-BR"/>
        </w:rPr>
        <w:t xml:space="preserve"> </w:t>
      </w:r>
      <w:proofErr w:type="spellStart"/>
      <w:r w:rsidR="00A826D1" w:rsidRPr="00351650">
        <w:rPr>
          <w:sz w:val="20"/>
          <w:szCs w:val="20"/>
          <w:lang w:val="en-US" w:eastAsia="pt-BR"/>
        </w:rPr>
        <w:t>process.env.lana_API_MASTER_KEY</w:t>
      </w:r>
      <w:proofErr w:type="spellEnd"/>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Fim do arquivo </w:t>
      </w:r>
      <w:proofErr w:type="spellStart"/>
      <w:r w:rsidRPr="00760A6B">
        <w:rPr>
          <w:sz w:val="20"/>
          <w:szCs w:val="20"/>
          <w:lang w:eastAsia="pt-BR"/>
        </w:rPr>
        <w:t>config</w:t>
      </w:r>
      <w:proofErr w:type="spellEnd"/>
      <w:r w:rsidRPr="00760A6B">
        <w:rPr>
          <w:sz w:val="20"/>
          <w:szCs w:val="20"/>
          <w:lang w:eastAsia="pt-BR"/>
        </w:rPr>
        <w:t>/</w:t>
      </w:r>
      <w:proofErr w:type="spellStart"/>
      <w:proofErr w:type="gramStart"/>
      <w:r w:rsidRPr="00760A6B">
        <w:rPr>
          <w:sz w:val="20"/>
          <w:szCs w:val="20"/>
          <w:lang w:eastAsia="pt-BR"/>
        </w:rPr>
        <w:t>keys.ks</w:t>
      </w:r>
      <w:proofErr w:type="spellEnd"/>
      <w:proofErr w:type="gramEnd"/>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token = </w:t>
      </w:r>
      <w:proofErr w:type="spellStart"/>
      <w:r w:rsidRPr="005808ED">
        <w:rPr>
          <w:rFonts w:eastAsia="Times New Roman" w:cs="Arial"/>
          <w:color w:val="000000"/>
          <w:sz w:val="20"/>
          <w:szCs w:val="20"/>
          <w:lang w:eastAsia="pt-BR"/>
        </w:rPr>
        <w:t>keys.tokenTelegramBot</w:t>
      </w:r>
      <w:proofErr w:type="spellEnd"/>
      <w:r w:rsidRPr="005808ED">
        <w:rPr>
          <w:rFonts w:eastAsia="Times New Roman" w:cs="Arial"/>
          <w:color w:val="000000"/>
          <w:sz w:val="20"/>
          <w:szCs w:val="20"/>
          <w:lang w:eastAsia="pt-BR"/>
        </w:rPr>
        <w: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keys.urlTelegramBot</w:t>
      </w:r>
      <w:proofErr w:type="spellEnd"/>
      <w:r w:rsidRPr="005808ED">
        <w:rPr>
          <w:rFonts w:eastAsia="Times New Roman" w:cs="Arial"/>
          <w:color w:val="000000"/>
          <w:sz w:val="20"/>
          <w:szCs w:val="20"/>
          <w:lang w:eastAsia="pt-BR"/>
        </w:rPr>
        <w: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keys.urlMessageEndpoint</w:t>
      </w:r>
      <w:proofErr w:type="spellEnd"/>
      <w:r w:rsidRPr="005808ED">
        <w:rPr>
          <w:rFonts w:eastAsia="Times New Roman" w:cs="Arial"/>
          <w:color w:val="000000"/>
          <w:sz w:val="20"/>
          <w:szCs w:val="20"/>
          <w:lang w:eastAsia="pt-BR"/>
        </w:rPr>
        <w:t>;</w:t>
      </w:r>
    </w:p>
    <w:p w14:paraId="168356B0"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lana_api_key</w:t>
      </w:r>
      <w:proofErr w:type="spellEnd"/>
      <w:r w:rsidRPr="00351650">
        <w:rPr>
          <w:rFonts w:eastAsia="Times New Roman" w:cs="Arial"/>
          <w:color w:val="000000"/>
          <w:sz w:val="20"/>
          <w:szCs w:val="20"/>
          <w:lang w:val="en-US" w:eastAsia="pt-BR"/>
        </w:rPr>
        <w:t xml:space="preserve"> =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r w:rsidRPr="00351650">
        <w:rPr>
          <w:rFonts w:eastAsia="Times New Roman" w:cs="Arial"/>
          <w:color w:val="000000"/>
          <w:sz w:val="20"/>
          <w:szCs w:val="20"/>
          <w:lang w:val="en-US" w:eastAsia="pt-BR"/>
        </w:rPr>
        <w:t>;</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Bot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tgfancy</w:t>
      </w:r>
      <w:proofErr w:type="spellEnd"/>
      <w:r w:rsidRPr="005808ED">
        <w:rPr>
          <w:rFonts w:eastAsia="Times New Roman" w:cs="Arial"/>
          <w:color w:val="000000"/>
          <w:sz w:val="20"/>
          <w:szCs w:val="20"/>
          <w:lang w:eastAsia="pt-BR"/>
        </w:rPr>
        <w:t>");</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if (</w:t>
      </w:r>
      <w:proofErr w:type="spellStart"/>
      <w:proofErr w:type="gramStart"/>
      <w:r w:rsidRPr="00351650">
        <w:rPr>
          <w:rFonts w:eastAsia="Times New Roman" w:cs="Arial"/>
          <w:color w:val="000000"/>
          <w:sz w:val="20"/>
          <w:szCs w:val="20"/>
          <w:lang w:val="en-US" w:eastAsia="pt-BR"/>
        </w:rPr>
        <w:t>process.env.NODE</w:t>
      </w:r>
      <w:proofErr w:type="gramEnd"/>
      <w:r w:rsidRPr="00351650">
        <w:rPr>
          <w:rFonts w:eastAsia="Times New Roman" w:cs="Arial"/>
          <w:color w:val="000000"/>
          <w:sz w:val="20"/>
          <w:szCs w:val="20"/>
          <w:lang w:val="en-US" w:eastAsia="pt-BR"/>
        </w:rPr>
        <w:t>_ENV</w:t>
      </w:r>
      <w:proofErr w:type="spellEnd"/>
      <w:r w:rsidRPr="00351650">
        <w:rPr>
          <w:rFonts w:eastAsia="Times New Roman" w:cs="Arial"/>
          <w:color w:val="000000"/>
          <w:sz w:val="20"/>
          <w:szCs w:val="20"/>
          <w:lang w:val="en-US" w:eastAsia="pt-BR"/>
        </w:rPr>
        <w:t xml:space="preserve">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w:t>
      </w:r>
    </w:p>
    <w:p w14:paraId="663021E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lana.setWebHook</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 "/"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118003C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lana = new </w:t>
      </w:r>
      <w:proofErr w:type="gramStart"/>
      <w:r w:rsidRPr="00351650">
        <w:rPr>
          <w:rFonts w:eastAsia="Times New Roman" w:cs="Arial"/>
          <w:color w:val="000000"/>
          <w:sz w:val="20"/>
          <w:szCs w:val="20"/>
          <w:lang w:val="en-US" w:eastAsia="pt-BR"/>
        </w:rPr>
        <w:t>Bot(</w:t>
      </w:r>
      <w:proofErr w:type="gramEnd"/>
      <w:r w:rsidRPr="00351650">
        <w:rPr>
          <w:rFonts w:eastAsia="Times New Roman" w:cs="Arial"/>
          <w:color w:val="000000"/>
          <w:sz w:val="20"/>
          <w:szCs w:val="20"/>
          <w:lang w:val="en-US" w:eastAsia="pt-BR"/>
        </w:rPr>
        <w: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 xml:space="preserve">"lana telegram bot server </w:t>
      </w:r>
      <w:proofErr w:type="spellStart"/>
      <w:r w:rsidRPr="005808ED">
        <w:rPr>
          <w:rFonts w:eastAsia="Times New Roman" w:cs="Arial"/>
          <w:color w:val="000000"/>
          <w:sz w:val="20"/>
          <w:szCs w:val="20"/>
          <w:lang w:eastAsia="pt-BR"/>
        </w:rPr>
        <w:t>started</w:t>
      </w:r>
      <w:proofErr w:type="spellEnd"/>
      <w:r w:rsidRPr="005808ED">
        <w:rPr>
          <w:rFonts w:eastAsia="Times New Roman" w:cs="Arial"/>
          <w:color w:val="000000"/>
          <w:sz w:val="20"/>
          <w:szCs w:val="20"/>
          <w:lang w:eastAsia="pt-BR"/>
        </w:rPr>
        <w:t>...");</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lana.on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polling_error</w:t>
      </w:r>
      <w:proofErr w:type="spellEnd"/>
      <w:r w:rsidRPr="00351650">
        <w:rPr>
          <w:rFonts w:eastAsia="Times New Roman" w:cs="Arial"/>
          <w:color w:val="000000"/>
          <w:sz w:val="20"/>
          <w:szCs w:val="20"/>
          <w:lang w:val="en-US" w:eastAsia="pt-BR"/>
        </w:rPr>
        <w:t>",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console.error</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error</w:t>
      </w:r>
      <w:proofErr w:type="spellEnd"/>
      <w:r w:rsidRPr="005808ED">
        <w:rPr>
          <w:rFonts w:eastAsia="Times New Roman" w:cs="Arial"/>
          <w:color w:val="000000"/>
          <w:sz w:val="20"/>
          <w:szCs w:val="20"/>
          <w:lang w:eastAsia="pt-BR"/>
        </w:rPr>
        <w:t>);</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Any</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w:t>
      </w:r>
      <w:proofErr w:type="spellEnd"/>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lana.on</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message</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6229B0A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lana.sendMessage</w:t>
      </w:r>
      <w:proofErr w:type="spellEnd"/>
      <w:r w:rsidRPr="00351650">
        <w:rPr>
          <w:rFonts w:eastAsia="Times New Roman" w:cs="Arial"/>
          <w:color w:val="000000"/>
          <w:sz w:val="20"/>
          <w:szCs w:val="20"/>
          <w:lang w:val="en-US" w:eastAsia="pt-BR"/>
        </w:rPr>
        <w:t>(msg.chat.id, '</w:t>
      </w:r>
      <w:proofErr w:type="spellStart"/>
      <w:r w:rsidRPr="00351650">
        <w:rPr>
          <w:rFonts w:eastAsia="Times New Roman" w:cs="Arial"/>
          <w:color w:val="000000"/>
          <w:sz w:val="20"/>
          <w:szCs w:val="20"/>
          <w:lang w:val="en-US" w:eastAsia="pt-BR"/>
        </w:rPr>
        <w:t>Recebi</w:t>
      </w:r>
      <w:proofErr w:type="spellEnd"/>
      <w:r w:rsidRPr="00351650">
        <w:rPr>
          <w:rFonts w:eastAsia="Times New Roman" w:cs="Arial"/>
          <w:color w:val="000000"/>
          <w:sz w:val="20"/>
          <w:szCs w:val="20"/>
          <w:lang w:val="en-US" w:eastAsia="pt-BR"/>
        </w:rPr>
        <w:t xml:space="preserve"> a </w:t>
      </w:r>
      <w:proofErr w:type="spellStart"/>
      <w:r w:rsidRPr="00351650">
        <w:rPr>
          <w:rFonts w:eastAsia="Times New Roman" w:cs="Arial"/>
          <w:color w:val="000000"/>
          <w:sz w:val="20"/>
          <w:szCs w:val="20"/>
          <w:lang w:val="en-US" w:eastAsia="pt-BR"/>
        </w:rPr>
        <w:t>mensagem</w:t>
      </w:r>
      <w:proofErr w:type="spellEnd"/>
      <w:r w:rsidRPr="00351650">
        <w:rPr>
          <w:rFonts w:eastAsia="Times New Roman" w:cs="Arial"/>
          <w:color w:val="000000"/>
          <w:sz w:val="20"/>
          <w:szCs w:val="20"/>
          <w:lang w:val="en-US" w:eastAsia="pt-BR"/>
        </w:rPr>
        <w:t xml:space="preserve"> "' + </w:t>
      </w:r>
      <w:proofErr w:type="spellStart"/>
      <w:r w:rsidRPr="00351650">
        <w:rPr>
          <w:rFonts w:eastAsia="Times New Roman" w:cs="Arial"/>
          <w:color w:val="000000"/>
          <w:sz w:val="20"/>
          <w:szCs w:val="20"/>
          <w:lang w:val="en-US" w:eastAsia="pt-BR"/>
        </w:rPr>
        <w:t>msg.text</w:t>
      </w:r>
      <w:proofErr w:type="spellEnd"/>
      <w:r w:rsidRPr="00351650">
        <w:rPr>
          <w:rFonts w:eastAsia="Times New Roman" w:cs="Arial"/>
          <w:color w:val="000000"/>
          <w:sz w:val="20"/>
          <w:szCs w:val="20"/>
          <w:lang w:val="en-US" w:eastAsia="pt-BR"/>
        </w:rPr>
        <w:t xml:space="preserve"> + '" de: ' +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incoming</w:t>
      </w:r>
      <w:proofErr w:type="spellEnd"/>
      <w:r w:rsidRPr="005808ED">
        <w:rPr>
          <w:rFonts w:eastAsia="Times New Roman" w:cs="Arial"/>
          <w:color w:val="000000"/>
          <w:sz w:val="20"/>
          <w:szCs w:val="20"/>
          <w:lang w:eastAsia="pt-BR"/>
        </w:rPr>
        <w:t>",</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from</w:t>
      </w:r>
      <w:proofErr w:type="spellEnd"/>
      <w:proofErr w:type="gramEnd"/>
      <w:r w:rsidRPr="005808ED">
        <w:rPr>
          <w:rFonts w:eastAsia="Times New Roman" w:cs="Arial"/>
          <w:color w:val="000000"/>
          <w:sz w:val="20"/>
          <w:szCs w:val="20"/>
          <w:lang w:eastAsia="pt-BR"/>
        </w:rPr>
        <w:t>: {</w:t>
      </w:r>
    </w:p>
    <w:p w14:paraId="3493081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date: new </w:t>
      </w:r>
      <w:proofErr w:type="gramStart"/>
      <w:r w:rsidRPr="00351650">
        <w:rPr>
          <w:rFonts w:eastAsia="Times New Roman" w:cs="Arial"/>
          <w:color w:val="000000"/>
          <w:sz w:val="20"/>
          <w:szCs w:val="20"/>
          <w:lang w:val="en-US" w:eastAsia="pt-BR"/>
        </w:rPr>
        <w:t>Date(</w:t>
      </w:r>
      <w:proofErr w:type="spellStart"/>
      <w:proofErr w:type="gramEnd"/>
      <w:r w:rsidRPr="00351650">
        <w:rPr>
          <w:rFonts w:eastAsia="Times New Roman" w:cs="Arial"/>
          <w:color w:val="000000"/>
          <w:sz w:val="20"/>
          <w:szCs w:val="20"/>
          <w:lang w:val="en-US" w:eastAsia="pt-BR"/>
        </w:rPr>
        <w:t>msg.date</w:t>
      </w:r>
      <w:proofErr w:type="spellEnd"/>
      <w:r w:rsidRPr="00351650">
        <w:rPr>
          <w:rFonts w:eastAsia="Times New Roman" w:cs="Arial"/>
          <w:color w:val="000000"/>
          <w:sz w:val="20"/>
          <w:szCs w:val="20"/>
          <w:lang w:val="en-US" w:eastAsia="pt-BR"/>
        </w:rPr>
        <w:t xml:space="preserv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08A5661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C4AADF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fowardMessageToLana(</w:t>
      </w:r>
      <w:proofErr w:type="spellStart"/>
      <w:proofErr w:type="gramEnd"/>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fowardMessageToLana =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options</w:t>
      </w:r>
      <w:proofErr w:type="spellEnd"/>
      <w:r w:rsidRPr="005808ED">
        <w:rPr>
          <w:rFonts w:eastAsia="Times New Roman" w:cs="Arial"/>
          <w:color w:val="000000"/>
          <w:sz w:val="20"/>
          <w:szCs w:val="20"/>
          <w:lang w:eastAsia="pt-BR"/>
        </w:rPr>
        <w:t xml:space="preserve">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method</w:t>
      </w:r>
      <w:proofErr w:type="spellEnd"/>
      <w:proofErr w:type="gramEnd"/>
      <w:r w:rsidRPr="005808ED">
        <w:rPr>
          <w:rFonts w:eastAsia="Times New Roman" w:cs="Arial"/>
          <w:color w:val="000000"/>
          <w:sz w:val="20"/>
          <w:szCs w:val="20"/>
          <w:lang w:eastAsia="pt-BR"/>
        </w:rPr>
        <w:t>: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uri</w:t>
      </w:r>
      <w:proofErr w:type="gramEnd"/>
      <w:r w:rsidRPr="005808ED">
        <w:rPr>
          <w:rFonts w:eastAsia="Times New Roman" w:cs="Arial"/>
          <w:color w:val="000000"/>
          <w:sz w:val="20"/>
          <w:szCs w:val="20"/>
          <w:lang w:eastAsia="pt-BR"/>
        </w:rPr>
        <w:t>: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headers</w:t>
      </w:r>
      <w:proofErr w:type="spellEnd"/>
      <w:proofErr w:type="gramEnd"/>
      <w:r w:rsidRPr="005808ED">
        <w:rPr>
          <w:rFonts w:eastAsia="Times New Roman" w:cs="Arial"/>
          <w:color w:val="000000"/>
          <w:sz w:val="20"/>
          <w:szCs w:val="20"/>
          <w:lang w:eastAsia="pt-BR"/>
        </w:rPr>
        <w:t>: {</w:t>
      </w:r>
    </w:p>
    <w:p w14:paraId="5EEF7F6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r w:rsidRPr="00351650">
        <w:rPr>
          <w:rFonts w:eastAsia="Times New Roman" w:cs="Arial"/>
          <w:color w:val="000000"/>
          <w:sz w:val="20"/>
          <w:szCs w:val="20"/>
          <w:lang w:val="en-US" w:eastAsia="pt-BR"/>
        </w:rPr>
        <w:t>lana_api_key</w:t>
      </w:r>
      <w:proofErr w:type="spellEnd"/>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body</w:t>
      </w:r>
      <w:proofErr w:type="spellEnd"/>
      <w:proofErr w:type="gramEnd"/>
      <w:r w:rsidRPr="005808ED">
        <w:rPr>
          <w:rFonts w:eastAsia="Times New Roman" w:cs="Arial"/>
          <w:color w:val="000000"/>
          <w:sz w:val="20"/>
          <w:szCs w:val="20"/>
          <w:lang w:eastAsia="pt-BR"/>
        </w:rPr>
        <w:t>: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w:t>
      </w:r>
      <w:proofErr w:type="gramEnd"/>
      <w:r w:rsidRPr="005808ED">
        <w:rPr>
          <w:rFonts w:eastAsia="Times New Roman" w:cs="Arial"/>
          <w:color w:val="000000"/>
          <w:sz w:val="20"/>
          <w:szCs w:val="20"/>
          <w:lang w:eastAsia="pt-BR"/>
        </w:rPr>
        <w:t>: {</w:t>
      </w:r>
    </w:p>
    <w:p w14:paraId="6144D7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messageEndpoint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696A8081"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errMessage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5808ED">
        <w:rPr>
          <w:rFonts w:eastAsia="Times New Roman" w:cs="Arial"/>
          <w:color w:val="000000"/>
          <w:sz w:val="20"/>
          <w:szCs w:val="20"/>
          <w:lang w:eastAsia="pt-BR"/>
        </w:rPr>
        <w:t>lana.sendMessage</w:t>
      </w:r>
      <w:proofErr w:type="spellEnd"/>
      <w:r w:rsidRPr="005808ED">
        <w:rPr>
          <w:rFonts w:eastAsia="Times New Roman" w:cs="Arial"/>
          <w:color w:val="000000"/>
          <w:sz w:val="20"/>
          <w:szCs w:val="20"/>
          <w:lang w:eastAsia="pt-BR"/>
        </w:rPr>
        <w:t>(msg.chat.id,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body.chatId</w:t>
      </w:r>
      <w:proofErr w:type="spellEnd"/>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body.markdown</w:t>
      </w:r>
      <w:proofErr w:type="spellEnd"/>
      <w:r w:rsidRPr="005808ED">
        <w:rPr>
          <w:rFonts w:eastAsia="Times New Roman" w:cs="Arial"/>
          <w:color w:val="000000"/>
          <w:sz w:val="20"/>
          <w:szCs w:val="20"/>
          <w:lang w:eastAsia="pt-BR"/>
        </w:rPr>
        <w:t>)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undefined</w:t>
      </w:r>
      <w:proofErr w:type="spellEnd"/>
      <w:r w:rsidRPr="005808ED">
        <w:rPr>
          <w:rFonts w:eastAsia="Times New Roman" w:cs="Arial"/>
          <w:color w:val="000000"/>
          <w:sz w:val="20"/>
          <w:szCs w:val="20"/>
          <w:lang w:eastAsia="pt-BR"/>
        </w:rPr>
        <w:t>) {</w:t>
      </w:r>
    </w:p>
    <w:p w14:paraId="2CE848C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lana.sendMessage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lana.sendMessage</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body.chatId</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lana.sendMessageEndpoint</w:t>
      </w:r>
      <w:proofErr w:type="spellEnd"/>
      <w:proofErr w:type="gram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messageBody</w:t>
      </w:r>
      <w:proofErr w:type="spellEnd"/>
      <w:r w:rsidRPr="005808ED">
        <w:rPr>
          <w:rFonts w:eastAsia="Times New Roman" w:cs="Arial"/>
          <w:color w:val="000000"/>
          <w:sz w:val="20"/>
          <w:szCs w:val="20"/>
          <w:lang w:eastAsia="pt-BR"/>
        </w:rPr>
        <w:t xml:space="preserve"> =&gt; {</w:t>
      </w:r>
    </w:p>
    <w:p w14:paraId="7911D2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3BD4500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undefined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messageBody.message</w:t>
      </w:r>
      <w:proofErr w:type="spellEnd"/>
      <w:r w:rsidRPr="005808ED">
        <w:rPr>
          <w:rFonts w:eastAsia="Times New Roman" w:cs="Arial"/>
          <w:color w:val="000000"/>
          <w:sz w:val="20"/>
          <w:szCs w:val="20"/>
          <w:lang w:eastAsia="pt-BR"/>
        </w:rPr>
        <w:t>,</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messageBody.chatId</w:t>
      </w:r>
      <w:proofErr w:type="spellEnd"/>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messageBody.markdown</w:t>
      </w:r>
      <w:proofErr w:type="spellEnd"/>
      <w:r w:rsidRPr="005808ED">
        <w:rPr>
          <w:rFonts w:eastAsia="Times New Roman" w:cs="Arial"/>
          <w:color w:val="000000"/>
          <w:sz w:val="20"/>
          <w:szCs w:val="20"/>
          <w:lang w:eastAsia="pt-BR"/>
        </w:rPr>
        <w:t>)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messageBody.type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image</w:t>
      </w:r>
      <w:proofErr w:type="spellEnd"/>
      <w:r w:rsidRPr="005808ED">
        <w:rPr>
          <w:rFonts w:eastAsia="Times New Roman" w:cs="Arial"/>
          <w:color w:val="000000"/>
          <w:sz w:val="20"/>
          <w:szCs w:val="20"/>
          <w:lang w:eastAsia="pt-BR"/>
        </w:rPr>
        <w:t>")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050494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sendPhoto</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B02568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2D6462D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gramEnd"/>
      <w:r w:rsidRPr="005808ED">
        <w:rPr>
          <w:rFonts w:eastAsia="Times New Roman" w:cs="Arial"/>
          <w:color w:val="000000"/>
          <w:sz w:val="20"/>
          <w:szCs w:val="20"/>
          <w:lang w:eastAsia="pt-BR"/>
        </w:rPr>
        <w: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module.exports</w:t>
      </w:r>
      <w:proofErr w:type="spellEnd"/>
      <w:proofErr w:type="gramEnd"/>
      <w:r w:rsidRPr="005808ED">
        <w:rPr>
          <w:rFonts w:eastAsia="Times New Roman" w:cs="Arial"/>
          <w:color w:val="000000"/>
          <w:sz w:val="20"/>
          <w:szCs w:val="20"/>
          <w:lang w:eastAsia="pt-BR"/>
        </w:rPr>
        <w:t xml:space="preserve">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D91229">
      <w:pPr>
        <w:pStyle w:val="Apendice"/>
        <w:rPr>
          <w:rFonts w:eastAsia="Arial Unicode MS"/>
          <w:u w:color="000000"/>
          <w:lang w:val="pt-PT"/>
        </w:rPr>
      </w:pPr>
      <w:bookmarkStart w:id="81" w:name="_Toc529478096"/>
      <w:r>
        <w:rPr>
          <w:rFonts w:eastAsia="Arial Unicode MS"/>
          <w:u w:color="000000"/>
          <w:lang w:val="pt-PT"/>
        </w:rPr>
        <w:lastRenderedPageBreak/>
        <w:t>APÊNDICE B – Código Fonte do bot do Messenger</w:t>
      </w:r>
      <w:bookmarkEnd w:id="81"/>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A5153">
        <w:rPr>
          <w:rFonts w:eastAsia="Times New Roman" w:cs="Arial"/>
          <w:color w:val="000000"/>
          <w:sz w:val="20"/>
          <w:szCs w:val="20"/>
          <w:lang w:eastAsia="pt-BR"/>
        </w:rPr>
        <w:t>module.exports</w:t>
      </w:r>
      <w:proofErr w:type="spellEnd"/>
      <w:proofErr w:type="gramEnd"/>
      <w:r w:rsidRPr="00EA5153">
        <w:rPr>
          <w:rFonts w:eastAsia="Times New Roman" w:cs="Arial"/>
          <w:color w:val="000000"/>
          <w:sz w:val="20"/>
          <w:szCs w:val="20"/>
          <w:lang w:eastAsia="pt-BR"/>
        </w:rPr>
        <w:t xml:space="preserve"> = {</w:t>
      </w:r>
    </w:p>
    <w:p w14:paraId="2ABFA2A2"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PAGE_ACESS_TOKEN: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w:t>
      </w:r>
      <w:proofErr w:type="spellEnd"/>
      <w:r w:rsidRPr="00351650">
        <w:rPr>
          <w:rFonts w:eastAsia="Times New Roman" w:cs="Arial"/>
          <w:color w:val="000000"/>
          <w:sz w:val="20"/>
          <w:szCs w:val="20"/>
          <w:lang w:val="en-US" w:eastAsia="pt-BR"/>
        </w:rPr>
        <w:t>,</w:t>
      </w:r>
    </w:p>
    <w:p w14:paraId="14CEEF1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VERIFY_TOKEN: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_LANA_MESSENGER_BOT_VERIFY</w:t>
      </w:r>
      <w:proofErr w:type="spellEnd"/>
      <w:r w:rsidRPr="00351650">
        <w:rPr>
          <w:rFonts w:eastAsia="Times New Roman" w:cs="Arial"/>
          <w:color w:val="000000"/>
          <w:sz w:val="20"/>
          <w:szCs w:val="20"/>
          <w:lang w:val="en-US" w:eastAsia="pt-BR"/>
        </w:rPr>
        <w:t>,</w:t>
      </w:r>
    </w:p>
    <w:p w14:paraId="61B69E0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APP_SECRET: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_LANA_MESSENGER_BOT_APP_SECRET</w:t>
      </w:r>
      <w:proofErr w:type="spellEnd"/>
      <w:r w:rsidRPr="00351650">
        <w:rPr>
          <w:rFonts w:eastAsia="Times New Roman" w:cs="Arial"/>
          <w:color w:val="000000"/>
          <w:sz w:val="20"/>
          <w:szCs w:val="20"/>
          <w:lang w:val="en-US" w:eastAsia="pt-BR"/>
        </w:rPr>
        <w:t>,</w:t>
      </w:r>
    </w:p>
    <w:p w14:paraId="35D8F1CB"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LANA_API_</w:t>
      </w:r>
      <w:proofErr w:type="gramStart"/>
      <w:r w:rsidRPr="00351650">
        <w:rPr>
          <w:rFonts w:eastAsia="Times New Roman" w:cs="Arial"/>
          <w:color w:val="000000"/>
          <w:sz w:val="20"/>
          <w:szCs w:val="20"/>
          <w:lang w:val="en-US" w:eastAsia="pt-BR"/>
        </w:rPr>
        <w:t>KEY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process.env.lana_API_MASTER_KEY</w:t>
      </w:r>
      <w:proofErr w:type="spellEnd"/>
      <w:r w:rsidRPr="00351650">
        <w:rPr>
          <w:rFonts w:eastAsia="Times New Roman" w:cs="Arial"/>
          <w:color w:val="000000"/>
          <w:sz w:val="20"/>
          <w:szCs w:val="20"/>
          <w:lang w:val="en-US" w:eastAsia="pt-BR"/>
        </w:rPr>
        <w:t>,</w:t>
      </w:r>
    </w:p>
    <w:p w14:paraId="5EC0D9A0"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URL_MESSAGE_ENDPOINT: </w:t>
      </w:r>
      <w:proofErr w:type="spellStart"/>
      <w:r w:rsidRPr="00351650">
        <w:rPr>
          <w:rFonts w:eastAsia="Times New Roman" w:cs="Arial"/>
          <w:color w:val="000000"/>
          <w:sz w:val="20"/>
          <w:szCs w:val="20"/>
          <w:lang w:val="en-US" w:eastAsia="pt-BR"/>
        </w:rPr>
        <w:t>process.env.URL_MESSENGER_ENDPOINT</w:t>
      </w:r>
      <w:proofErr w:type="spellEnd"/>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Fim do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BootBot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bootbot</w:t>
      </w:r>
      <w:proofErr w:type="spellEnd"/>
      <w:r w:rsidRPr="00621B40">
        <w:rPr>
          <w:rFonts w:eastAsia="Times New Roman" w:cs="Arial"/>
          <w:color w:val="000000"/>
          <w:sz w:val="20"/>
          <w:szCs w:val="20"/>
          <w:lang w:eastAsia="pt-BR"/>
        </w:rPr>
        <w: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w:t>
      </w:r>
    </w:p>
    <w:p w14:paraId="524F525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4816CA7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2D612E0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bot = new BootBot({</w:t>
      </w:r>
    </w:p>
    <w:p w14:paraId="3F72ED4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accessToken</w:t>
      </w:r>
      <w:proofErr w:type="spellEnd"/>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keys.PAGE</w:t>
      </w:r>
      <w:proofErr w:type="gramEnd"/>
      <w:r w:rsidRPr="00351650">
        <w:rPr>
          <w:rFonts w:eastAsia="Times New Roman" w:cs="Arial"/>
          <w:color w:val="000000"/>
          <w:sz w:val="20"/>
          <w:szCs w:val="20"/>
          <w:lang w:val="en-US" w:eastAsia="pt-BR"/>
        </w:rPr>
        <w:t>_ACESS_TOKEN</w:t>
      </w:r>
      <w:proofErr w:type="spellEnd"/>
      <w:r w:rsidRPr="00351650">
        <w:rPr>
          <w:rFonts w:eastAsia="Times New Roman" w:cs="Arial"/>
          <w:color w:val="000000"/>
          <w:sz w:val="20"/>
          <w:szCs w:val="20"/>
          <w:lang w:val="en-US" w:eastAsia="pt-BR"/>
        </w:rPr>
        <w:t>,</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verifyToken</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keys.VERIFY_TOKEN</w:t>
      </w:r>
      <w:proofErr w:type="spellEnd"/>
      <w:r w:rsidRPr="00621B40">
        <w:rPr>
          <w:rFonts w:eastAsia="Times New Roman" w:cs="Arial"/>
          <w:color w:val="000000"/>
          <w:sz w:val="20"/>
          <w:szCs w:val="20"/>
          <w:lang w:eastAsia="pt-BR"/>
        </w:rPr>
        <w:t>,</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appSecret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keys.APP_SECRET</w:t>
      </w:r>
      <w:proofErr w:type="spellEnd"/>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bot.app.use</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bodyParser.json</w:t>
      </w:r>
      <w:proofErr w:type="spellEnd"/>
      <w:r w:rsidRPr="00351650">
        <w:rPr>
          <w:rFonts w:eastAsia="Times New Roman" w:cs="Arial"/>
          <w:color w:val="000000"/>
          <w:sz w:val="20"/>
          <w:szCs w:val="20"/>
          <w:lang w:val="en-US" w:eastAsia="pt-BR"/>
        </w:rPr>
        <w:t>());</w:t>
      </w:r>
    </w:p>
    <w:p w14:paraId="55B76CE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D8D15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bot.on</w:t>
      </w:r>
      <w:proofErr w:type="spellEnd"/>
      <w:proofErr w:type="gramEnd"/>
      <w:r w:rsidRPr="00351650">
        <w:rPr>
          <w:rFonts w:eastAsia="Times New Roman" w:cs="Arial"/>
          <w:color w:val="000000"/>
          <w:sz w:val="20"/>
          <w:szCs w:val="20"/>
          <w:lang w:val="en-US" w:eastAsia="pt-BR"/>
        </w:rPr>
        <w:t>('message', (payload, chat) =&gt; {</w:t>
      </w:r>
    </w:p>
    <w:p w14:paraId="30E331F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text = </w:t>
      </w:r>
      <w:proofErr w:type="spellStart"/>
      <w:proofErr w:type="gramStart"/>
      <w:r w:rsidRPr="00351650">
        <w:rPr>
          <w:rFonts w:eastAsia="Times New Roman" w:cs="Arial"/>
          <w:color w:val="000000"/>
          <w:sz w:val="20"/>
          <w:szCs w:val="20"/>
          <w:lang w:val="en-US" w:eastAsia="pt-BR"/>
        </w:rPr>
        <w:t>payload.message</w:t>
      </w:r>
      <w:proofErr w:type="gramEnd"/>
      <w:r w:rsidRPr="00351650">
        <w:rPr>
          <w:rFonts w:eastAsia="Times New Roman" w:cs="Arial"/>
          <w:color w:val="000000"/>
          <w:sz w:val="20"/>
          <w:szCs w:val="20"/>
          <w:lang w:val="en-US" w:eastAsia="pt-BR"/>
        </w:rPr>
        <w:t>.text</w:t>
      </w:r>
      <w:proofErr w:type="spellEnd"/>
      <w:r w:rsidRPr="00351650">
        <w:rPr>
          <w:rFonts w:eastAsia="Times New Roman" w:cs="Arial"/>
          <w:color w:val="000000"/>
          <w:sz w:val="20"/>
          <w:szCs w:val="20"/>
          <w:lang w:val="en-US" w:eastAsia="pt-BR"/>
        </w:rPr>
        <w: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chat.getUserProfile</w:t>
      </w:r>
      <w:proofErr w:type="spellEnd"/>
      <w:proofErr w:type="gramEnd"/>
      <w:r w:rsidRPr="00621B40">
        <w:rPr>
          <w:rFonts w:eastAsia="Times New Roman" w:cs="Arial"/>
          <w:color w:val="000000"/>
          <w:sz w:val="20"/>
          <w:szCs w:val="20"/>
          <w:lang w:eastAsia="pt-BR"/>
        </w:rPr>
        <w:t>()</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incoming</w:t>
      </w:r>
      <w:proofErr w:type="spellEnd"/>
      <w:r w:rsidRPr="00621B40">
        <w:rPr>
          <w:rFonts w:eastAsia="Times New Roman" w:cs="Arial"/>
          <w:color w:val="000000"/>
          <w:sz w:val="20"/>
          <w:szCs w:val="20"/>
          <w:lang w:eastAsia="pt-BR"/>
        </w:rPr>
        <w:t>',</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from</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635485B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chat.sendAction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mark_seen</w:t>
      </w:r>
      <w:proofErr w:type="spellEnd"/>
      <w:r w:rsidRPr="00621B40">
        <w:rPr>
          <w:rFonts w:eastAsia="Times New Roman" w:cs="Arial"/>
          <w:color w:val="000000"/>
          <w:sz w:val="20"/>
          <w:szCs w:val="20"/>
          <w:lang w:eastAsia="pt-BR"/>
        </w:rPr>
        <w:t>');</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fowardMessageToLana(</w:t>
      </w:r>
      <w:proofErr w:type="spellStart"/>
      <w:proofErr w:type="gramEnd"/>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options</w:t>
      </w:r>
      <w:proofErr w:type="spellEnd"/>
      <w:r w:rsidRPr="00621B40">
        <w:rPr>
          <w:rFonts w:eastAsia="Times New Roman" w:cs="Arial"/>
          <w:color w:val="000000"/>
          <w:sz w:val="20"/>
          <w:szCs w:val="20"/>
          <w:lang w:eastAsia="pt-BR"/>
        </w:rPr>
        <w:t xml:space="preserve">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method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uri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https</w:t>
      </w:r>
      <w:proofErr w:type="spellEnd"/>
      <w:r w:rsidRPr="00621B40">
        <w:rPr>
          <w:rFonts w:eastAsia="Times New Roman" w:cs="Arial"/>
          <w:color w:val="000000"/>
          <w:sz w:val="20"/>
          <w:szCs w:val="20"/>
          <w:lang w:eastAsia="pt-BR"/>
        </w:rPr>
        <w:t>://lana-api.herokuapp.com/</w:t>
      </w:r>
      <w:proofErr w:type="spellStart"/>
      <w:r w:rsidRPr="00621B40">
        <w:rPr>
          <w:rFonts w:eastAsia="Times New Roman" w:cs="Arial"/>
          <w:color w:val="000000"/>
          <w:sz w:val="20"/>
          <w:szCs w:val="20"/>
          <w:lang w:eastAsia="pt-BR"/>
        </w:rPr>
        <w:t>api</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headers</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77533CB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body</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user :</w:t>
      </w:r>
      <w:proofErr w:type="gramEnd"/>
      <w:r w:rsidRPr="00621B40">
        <w:rPr>
          <w:rFonts w:eastAsia="Times New Roman" w:cs="Arial"/>
          <w:color w:val="000000"/>
          <w:sz w:val="20"/>
          <w:szCs w:val="20"/>
          <w:lang w:eastAsia="pt-BR"/>
        </w:rPr>
        <w:t xml:space="preserve"> {</w:t>
      </w:r>
    </w:p>
    <w:p w14:paraId="352B76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messageEndpoint</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keys.URL_MESSAGE_ENDPOINT</w:t>
      </w:r>
      <w:proofErr w:type="spellEnd"/>
      <w:r w:rsidRPr="00351650">
        <w:rPr>
          <w:rFonts w:eastAsia="Times New Roman" w:cs="Arial"/>
          <w:color w:val="000000"/>
          <w:sz w:val="20"/>
          <w:szCs w:val="20"/>
          <w:lang w:val="en-US" w:eastAsia="pt-BR"/>
        </w:rPr>
        <w: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7CA81D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23F6BCE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errMessage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chat.say</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Ops</w:t>
      </w:r>
      <w:proofErr w:type="spellEnd"/>
      <w:r w:rsidRPr="00621B40">
        <w:rPr>
          <w:rFonts w:eastAsia="Times New Roman" w:cs="Arial"/>
          <w:color w:val="000000"/>
          <w:sz w:val="20"/>
          <w:szCs w:val="20"/>
          <w:lang w:eastAsia="pt-BR"/>
        </w:rPr>
        <w:t xml:space="preserve">, algo deu errado, tente novamente', { </w:t>
      </w:r>
      <w:proofErr w:type="spellStart"/>
      <w:r w:rsidRPr="00621B40">
        <w:rPr>
          <w:rFonts w:eastAsia="Times New Roman" w:cs="Arial"/>
          <w:color w:val="000000"/>
          <w:sz w:val="20"/>
          <w:szCs w:val="20"/>
          <w:lang w:eastAsia="pt-BR"/>
        </w:rPr>
        <w:t>typing</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true</w:t>
      </w:r>
      <w:proofErr w:type="spellEnd"/>
      <w:r w:rsidRPr="00621B40">
        <w:rPr>
          <w:rFonts w:eastAsia="Times New Roman" w:cs="Arial"/>
          <w:color w:val="000000"/>
          <w:sz w:val="20"/>
          <w:szCs w:val="20"/>
          <w:lang w:eastAsia="pt-BR"/>
        </w:rPr>
        <w:t xml:space="preserv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body.message</w:t>
      </w:r>
      <w:proofErr w:type="spellEnd"/>
      <w:r w:rsidRPr="00621B40">
        <w:rPr>
          <w:rFonts w:eastAsia="Times New Roman" w:cs="Arial"/>
          <w:color w:val="000000"/>
          <w:sz w:val="20"/>
          <w:szCs w:val="20"/>
          <w:lang w:eastAsia="pt-BR"/>
        </w:rPr>
        <w:t>,</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body.chatId</w:t>
      </w:r>
      <w:proofErr w:type="spellEnd"/>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body.markdown</w:t>
      </w:r>
      <w:proofErr w:type="spellEnd"/>
      <w:r w:rsidRPr="00621B40">
        <w:rPr>
          <w:rFonts w:eastAsia="Times New Roman" w:cs="Arial"/>
          <w:color w:val="000000"/>
          <w:sz w:val="20"/>
          <w:szCs w:val="20"/>
          <w:lang w:eastAsia="pt-BR"/>
        </w:rPr>
        <w:t>)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chat.say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keys.APP_SECRET</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sendMessageEndpoint(</w:t>
      </w:r>
      <w:proofErr w:type="spellStart"/>
      <w:proofErr w:type="gramEnd"/>
      <w:r w:rsidRPr="00621B40">
        <w:rPr>
          <w:rFonts w:eastAsia="Times New Roman" w:cs="Arial"/>
          <w:color w:val="000000"/>
          <w:sz w:val="20"/>
          <w:szCs w:val="20"/>
          <w:lang w:eastAsia="pt-BR"/>
        </w:rPr>
        <w:t>req.body</w:t>
      </w:r>
      <w:proofErr w:type="spellEnd"/>
      <w:r w:rsidRPr="00621B40">
        <w:rPr>
          <w:rFonts w:eastAsia="Times New Roman" w:cs="Arial"/>
          <w:color w:val="000000"/>
          <w:sz w:val="20"/>
          <w:szCs w:val="20"/>
          <w:lang w:eastAsia="pt-BR"/>
        </w:rPr>
        <w:t>)</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resp</w:t>
      </w:r>
      <w:proofErr w:type="spellEnd"/>
      <w:r w:rsidRPr="00621B40">
        <w:rPr>
          <w:rFonts w:eastAsia="Times New Roman" w:cs="Arial"/>
          <w:color w:val="000000"/>
          <w:sz w:val="20"/>
          <w:szCs w:val="20"/>
          <w:lang w:eastAsia="pt-BR"/>
        </w:rPr>
        <w:t xml:space="preserve">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sendMessageEndpoint = (</w:t>
      </w:r>
      <w:proofErr w:type="spellStart"/>
      <w:r w:rsidRPr="00621B40">
        <w:rPr>
          <w:rFonts w:eastAsia="Times New Roman" w:cs="Arial"/>
          <w:color w:val="000000"/>
          <w:sz w:val="20"/>
          <w:szCs w:val="20"/>
          <w:lang w:eastAsia="pt-BR"/>
        </w:rPr>
        <w:t>messageBody</w:t>
      </w:r>
      <w:proofErr w:type="spellEnd"/>
      <w:r w:rsidRPr="00621B40">
        <w:rPr>
          <w:rFonts w:eastAsia="Times New Roman" w:cs="Arial"/>
          <w:color w:val="000000"/>
          <w:sz w:val="20"/>
          <w:szCs w:val="20"/>
          <w:lang w:eastAsia="pt-BR"/>
        </w:rPr>
        <w:t>) =&gt; {</w:t>
      </w:r>
    </w:p>
    <w:p w14:paraId="3D6CEA1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165C469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lastRenderedPageBreak/>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messageBody.message</w:t>
      </w:r>
      <w:proofErr w:type="spellEnd"/>
      <w:r w:rsidRPr="00621B40">
        <w:rPr>
          <w:rFonts w:eastAsia="Times New Roman" w:cs="Arial"/>
          <w:color w:val="000000"/>
          <w:sz w:val="20"/>
          <w:szCs w:val="20"/>
          <w:lang w:eastAsia="pt-BR"/>
        </w:rPr>
        <w:t>,</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messageBody.chatId</w:t>
      </w:r>
      <w:proofErr w:type="spellEnd"/>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messageBody.markdown</w:t>
      </w:r>
      <w:proofErr w:type="spellEnd"/>
      <w:r w:rsidRPr="00621B40">
        <w:rPr>
          <w:rFonts w:eastAsia="Times New Roman" w:cs="Arial"/>
          <w:color w:val="000000"/>
          <w:sz w:val="20"/>
          <w:szCs w:val="20"/>
          <w:lang w:eastAsia="pt-BR"/>
        </w:rPr>
        <w:t>)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messageBody.type</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image</w:t>
      </w:r>
      <w:proofErr w:type="spellEnd"/>
      <w:r w:rsidRPr="00621B40">
        <w:rPr>
          <w:rFonts w:eastAsia="Times New Roman" w:cs="Arial"/>
          <w:color w:val="000000"/>
          <w:sz w:val="20"/>
          <w:szCs w:val="20"/>
          <w:lang w:eastAsia="pt-BR"/>
        </w:rPr>
        <w:t>') {</w:t>
      </w:r>
    </w:p>
    <w:p w14:paraId="7D4DD24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 attachment: 'image', </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496CDEB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5B618AC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process.env.PORT</w:t>
      </w:r>
      <w:proofErr w:type="spellEnd"/>
      <w:proofErr w:type="gramEnd"/>
      <w:r w:rsidRPr="00351650">
        <w:rPr>
          <w:rFonts w:eastAsia="Times New Roman" w:cs="Arial"/>
          <w:color w:val="000000"/>
          <w:sz w:val="20"/>
          <w:szCs w:val="20"/>
          <w:lang w:val="en-US" w:eastAsia="pt-BR"/>
        </w:rPr>
        <w:t xml:space="preserve"> || 3000;</w:t>
      </w:r>
    </w:p>
    <w:p w14:paraId="1DF8C9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xml:space="preserve">, res) =&gt; </w:t>
      </w:r>
      <w:proofErr w:type="spellStart"/>
      <w:r w:rsidRPr="00351650">
        <w:rPr>
          <w:rFonts w:eastAsia="Times New Roman" w:cs="Arial"/>
          <w:color w:val="000000"/>
          <w:sz w:val="20"/>
          <w:szCs w:val="20"/>
          <w:lang w:val="en-US" w:eastAsia="pt-BR"/>
        </w:rPr>
        <w:t>res.send</w:t>
      </w:r>
      <w:proofErr w:type="spellEnd"/>
      <w:r w:rsidRPr="00351650">
        <w:rPr>
          <w:rFonts w:eastAsia="Times New Roman" w:cs="Arial"/>
          <w:color w:val="000000"/>
          <w:sz w:val="20"/>
          <w:szCs w:val="20"/>
          <w:lang w:val="en-US" w:eastAsia="pt-BR"/>
        </w:rPr>
        <w:t>('Hello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bot.start</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port</w:t>
      </w:r>
      <w:proofErr w:type="spellEnd"/>
      <w:r w:rsidRPr="00621B40">
        <w:rPr>
          <w:rFonts w:eastAsia="Times New Roman" w:cs="Arial"/>
          <w:color w:val="000000"/>
          <w:sz w:val="20"/>
          <w:szCs w:val="20"/>
          <w:lang w:eastAsia="pt-BR"/>
        </w:rPr>
        <w: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D040F7">
      <w:pPr>
        <w:pStyle w:val="Apendice"/>
        <w:rPr>
          <w:rFonts w:eastAsia="Times New Roman"/>
          <w:lang w:eastAsia="pt-BR"/>
        </w:rPr>
      </w:pPr>
      <w:bookmarkStart w:id="82" w:name="_Toc529478097"/>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82"/>
    </w:p>
    <w:p w14:paraId="68021FFE" w14:textId="77777777" w:rsidR="00164F72" w:rsidRDefault="00164F72" w:rsidP="001C26A3">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w:t>
      </w:r>
      <w:proofErr w:type="spellEnd"/>
      <w:r w:rsidRPr="00351650">
        <w:rPr>
          <w:rFonts w:eastAsia="Times New Roman" w:cs="Arial"/>
          <w:color w:val="000000"/>
          <w:sz w:val="20"/>
          <w:szCs w:val="20"/>
          <w:lang w:val="en-US" w:eastAsia="pt-BR"/>
        </w:rPr>
        <w:t xml:space="preserve">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cloud-functions');</w:t>
      </w:r>
    </w:p>
    <w:p w14:paraId="264BE24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48337FB3"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 xml:space="preserve">('echo', </w:t>
      </w:r>
      <w:proofErr w:type="spellStart"/>
      <w:r w:rsidRPr="00351650">
        <w:rPr>
          <w:rFonts w:eastAsia="Times New Roman" w:cs="Arial"/>
          <w:color w:val="000000"/>
          <w:sz w:val="20"/>
          <w:szCs w:val="20"/>
          <w:lang w:val="en-US" w:eastAsia="pt-BR"/>
        </w:rPr>
        <w:t>cloudFunctions.echo</w:t>
      </w:r>
      <w:proofErr w:type="spellEnd"/>
      <w:r w:rsidRPr="00351650">
        <w:rPr>
          <w:rFonts w:eastAsia="Times New Roman" w:cs="Arial"/>
          <w:color w:val="000000"/>
          <w:sz w:val="20"/>
          <w:szCs w:val="20"/>
          <w:lang w:val="en-US" w:eastAsia="pt-BR"/>
        </w:rPr>
        <w:t>(Parse));</w:t>
      </w:r>
    </w:p>
    <w:p w14:paraId="7AB6D6A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356DD8D"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getUserByField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cloudFunctions.getUserByField</w:t>
      </w:r>
      <w:proofErr w:type="spellEnd"/>
      <w:r w:rsidRPr="00351650">
        <w:rPr>
          <w:rFonts w:eastAsia="Times New Roman" w:cs="Arial"/>
          <w:color w:val="000000"/>
          <w:sz w:val="20"/>
          <w:szCs w:val="20"/>
          <w:lang w:val="en-US" w:eastAsia="pt-BR"/>
        </w:rPr>
        <w:t>(Parse));</w:t>
      </w:r>
    </w:p>
    <w:p w14:paraId="467E4C4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6421D4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cloudFunctions.setUserField</w:t>
      </w:r>
      <w:proofErr w:type="spellEnd"/>
      <w:r w:rsidRPr="00351650">
        <w:rPr>
          <w:rFonts w:eastAsia="Times New Roman" w:cs="Arial"/>
          <w:color w:val="000000"/>
          <w:sz w:val="20"/>
          <w:szCs w:val="20"/>
          <w:lang w:val="en-US" w:eastAsia="pt-BR"/>
        </w:rPr>
        <w:t>(Parse));</w:t>
      </w:r>
    </w:p>
    <w:p w14:paraId="61694D6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1FCB86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unsetUserField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cloudFunctions.unsetUserField</w:t>
      </w:r>
      <w:proofErr w:type="spellEnd"/>
      <w:r w:rsidRPr="00351650">
        <w:rPr>
          <w:rFonts w:eastAsia="Times New Roman" w:cs="Arial"/>
          <w:color w:val="000000"/>
          <w:sz w:val="20"/>
          <w:szCs w:val="20"/>
          <w:lang w:val="en-US" w:eastAsia="pt-BR"/>
        </w:rPr>
        <w:t>(Parse));</w:t>
      </w:r>
    </w:p>
    <w:p w14:paraId="5DEBBA3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753E16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registerUser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cloudFunctions.registerUser</w:t>
      </w:r>
      <w:proofErr w:type="spellEnd"/>
      <w:r w:rsidRPr="00351650">
        <w:rPr>
          <w:rFonts w:eastAsia="Times New Roman" w:cs="Arial"/>
          <w:color w:val="000000"/>
          <w:sz w:val="20"/>
          <w:szCs w:val="20"/>
          <w:lang w:val="en-US" w:eastAsia="pt-BR"/>
        </w:rPr>
        <w:t>(Parse));</w:t>
      </w:r>
    </w:p>
    <w:p w14:paraId="27FB8F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A9D7A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loginUser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cloudFunctions.loginUser</w:t>
      </w:r>
      <w:proofErr w:type="spellEnd"/>
      <w:r w:rsidRPr="00351650">
        <w:rPr>
          <w:rFonts w:eastAsia="Times New Roman" w:cs="Arial"/>
          <w:color w:val="000000"/>
          <w:sz w:val="20"/>
          <w:szCs w:val="20"/>
          <w:lang w:val="en-US" w:eastAsia="pt-BR"/>
        </w:rPr>
        <w:t>(Parse));</w:t>
      </w:r>
    </w:p>
    <w:p w14:paraId="26C2132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E65AD16"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setContext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cloudFunctions.setContext</w:t>
      </w:r>
      <w:proofErr w:type="spellEnd"/>
      <w:r w:rsidRPr="00351650">
        <w:rPr>
          <w:rFonts w:eastAsia="Times New Roman" w:cs="Arial"/>
          <w:color w:val="000000"/>
          <w:sz w:val="20"/>
          <w:szCs w:val="20"/>
          <w:lang w:val="en-US" w:eastAsia="pt-BR"/>
        </w:rPr>
        <w:t>(Parse));</w:t>
      </w:r>
    </w:p>
    <w:p w14:paraId="1DAE10B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9C504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getContextByInterfaceId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cloudFunctions.getContextByInterfaceId</w:t>
      </w:r>
      <w:proofErr w:type="spellEnd"/>
      <w:r w:rsidRPr="00351650">
        <w:rPr>
          <w:rFonts w:eastAsia="Times New Roman" w:cs="Arial"/>
          <w:color w:val="000000"/>
          <w:sz w:val="20"/>
          <w:szCs w:val="20"/>
          <w:lang w:val="en-US" w:eastAsia="pt-BR"/>
        </w:rPr>
        <w:t>(Parse));</w:t>
      </w:r>
    </w:p>
    <w:p w14:paraId="56427EB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00452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Parse.Cloud.job</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removeStoredPasswords</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cloudFunctions.removeStoredPasswords</w:t>
      </w:r>
      <w:proofErr w:type="spellEnd"/>
      <w:r w:rsidRPr="00351650">
        <w:rPr>
          <w:rFonts w:eastAsia="Times New Roman" w:cs="Arial"/>
          <w:color w:val="000000"/>
          <w:sz w:val="20"/>
          <w:szCs w:val="20"/>
          <w:lang w:val="en-US" w:eastAsia="pt-BR"/>
        </w:rPr>
        <w:t>(Parse));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 xml:space="preserve"> = (Parse) =&gt; {</w:t>
      </w:r>
    </w:p>
    <w:p w14:paraId="148A1AF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Parse.Session</w:t>
      </w:r>
      <w:proofErr w:type="spellEnd"/>
      <w:r w:rsidRPr="00351650">
        <w:rPr>
          <w:rFonts w:eastAsia="Times New Roman" w:cs="Arial"/>
          <w:color w:val="000000"/>
          <w:sz w:val="20"/>
          <w:szCs w:val="20"/>
          <w:lang w:val="en-US" w:eastAsia="pt-BR"/>
        </w:rPr>
        <w:t>);</w:t>
      </w:r>
    </w:p>
    <w:p w14:paraId="1138418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results</w:t>
      </w:r>
      <w:proofErr w:type="spellEnd"/>
      <w:r w:rsidRPr="00754C77">
        <w:rPr>
          <w:rFonts w:eastAsia="Times New Roman" w:cs="Arial"/>
          <w:color w:val="000000"/>
          <w:sz w:val="20"/>
          <w:szCs w:val="20"/>
          <w:lang w:eastAsia="pt-BR"/>
        </w:rPr>
        <w:t>) =&gt; {</w:t>
      </w:r>
    </w:p>
    <w:p w14:paraId="7172BEAE"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for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session.destroy</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useMasterKey</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error</w:t>
      </w:r>
      <w:proofErr w:type="spellEnd"/>
      <w:r w:rsidRPr="00754C77">
        <w:rPr>
          <w:rFonts w:eastAsia="Times New Roman" w:cs="Arial"/>
          <w:color w:val="000000"/>
          <w:sz w:val="20"/>
          <w:szCs w:val="20"/>
          <w:lang w:eastAsia="pt-BR"/>
        </w:rPr>
        <w:t>)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useMasterKey</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.echo</w:t>
      </w:r>
      <w:proofErr w:type="spellEnd"/>
      <w:r w:rsidRPr="00754C77">
        <w:rPr>
          <w:rFonts w:eastAsia="Times New Roman" w:cs="Arial"/>
          <w:color w:val="000000"/>
          <w:sz w:val="20"/>
          <w:szCs w:val="20"/>
          <w:lang w:eastAsia="pt-BR"/>
        </w:rPr>
        <w:t xml:space="preserve">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963303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response.success</w:t>
      </w:r>
      <w:proofErr w:type="spellEnd"/>
      <w:proofErr w:type="gramEnd"/>
      <w:r w:rsidRPr="00351650">
        <w:rPr>
          <w:rFonts w:eastAsia="Times New Roman" w:cs="Arial"/>
          <w:color w:val="000000"/>
          <w:sz w:val="20"/>
          <w:szCs w:val="20"/>
          <w:lang w:val="en-US" w:eastAsia="pt-BR"/>
        </w:rPr>
        <w:t xml:space="preserve">({ code: 200, message: </w:t>
      </w:r>
      <w:proofErr w:type="spellStart"/>
      <w:r w:rsidRPr="00351650">
        <w:rPr>
          <w:rFonts w:eastAsia="Times New Roman" w:cs="Arial"/>
          <w:color w:val="000000"/>
          <w:sz w:val="20"/>
          <w:szCs w:val="20"/>
          <w:lang w:val="en-US" w:eastAsia="pt-BR"/>
        </w:rPr>
        <w:t>request.params.string</w:t>
      </w:r>
      <w:proofErr w:type="spellEnd"/>
      <w:r w:rsidRPr="00351650">
        <w:rPr>
          <w:rFonts w:eastAsia="Times New Roman" w:cs="Arial"/>
          <w:color w:val="000000"/>
          <w:sz w:val="20"/>
          <w:szCs w:val="20"/>
          <w:lang w:val="en-US" w:eastAsia="pt-BR"/>
        </w:rPr>
        <w:t xml:space="preserve">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.getUserByField</w:t>
      </w:r>
      <w:proofErr w:type="spellEnd"/>
      <w:r w:rsidRPr="00754C77">
        <w:rPr>
          <w:rFonts w:eastAsia="Times New Roman" w:cs="Arial"/>
          <w:color w:val="000000"/>
          <w:sz w:val="20"/>
          <w:szCs w:val="20"/>
          <w:lang w:eastAsia="pt-BR"/>
        </w:rPr>
        <w:t xml:space="preserve">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EE97A8A"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E0EFCA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userQuery.equalTo</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user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.setUserField</w:t>
      </w:r>
      <w:proofErr w:type="spellEnd"/>
      <w:r w:rsidRPr="00754C77">
        <w:rPr>
          <w:rFonts w:eastAsia="Times New Roman" w:cs="Arial"/>
          <w:color w:val="000000"/>
          <w:sz w:val="20"/>
          <w:szCs w:val="20"/>
          <w:lang w:eastAsia="pt-BR"/>
        </w:rPr>
        <w:t xml:space="preserve">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075BBC8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5EFD22F3"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userToUpdate.set</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request.params.field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3032A89C"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.unsetUserField</w:t>
      </w:r>
      <w:proofErr w:type="spellEnd"/>
      <w:r w:rsidRPr="00754C77">
        <w:rPr>
          <w:rFonts w:eastAsia="Times New Roman" w:cs="Arial"/>
          <w:color w:val="000000"/>
          <w:sz w:val="20"/>
          <w:szCs w:val="20"/>
          <w:lang w:eastAsia="pt-BR"/>
        </w:rPr>
        <w:t xml:space="preserve">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70A761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085E4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userToUpdate.unset</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w:t>
      </w:r>
    </w:p>
    <w:p w14:paraId="4BA067C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.registerUser</w:t>
      </w:r>
      <w:proofErr w:type="spellEnd"/>
      <w:r w:rsidRPr="00754C77">
        <w:rPr>
          <w:rFonts w:eastAsia="Times New Roman" w:cs="Arial"/>
          <w:color w:val="000000"/>
          <w:sz w:val="20"/>
          <w:szCs w:val="20"/>
          <w:lang w:eastAsia="pt-BR"/>
        </w:rPr>
        <w:t xml:space="preserve">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CF9B82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request.params.username</w:t>
      </w:r>
      <w:proofErr w:type="spellEnd"/>
      <w:r w:rsidRPr="00351650">
        <w:rPr>
          <w:rFonts w:eastAsia="Times New Roman" w:cs="Arial"/>
          <w:color w:val="000000"/>
          <w:sz w:val="20"/>
          <w:szCs w:val="20"/>
          <w:lang w:val="en-US" w:eastAsia="pt-BR"/>
        </w:rPr>
        <w:t xml:space="preserv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request.params.name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"Usuario precisa de </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user = new </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w:t>
      </w:r>
    </w:p>
    <w:p w14:paraId="3F295FD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"password", </w:t>
      </w:r>
      <w:proofErr w:type="spellStart"/>
      <w:r w:rsidRPr="00351650">
        <w:rPr>
          <w:rFonts w:eastAsia="Times New Roman" w:cs="Arial"/>
          <w:color w:val="000000"/>
          <w:sz w:val="20"/>
          <w:szCs w:val="20"/>
          <w:lang w:val="en-US" w:eastAsia="pt-BR"/>
        </w:rPr>
        <w:t>request.params.password</w:t>
      </w:r>
      <w:proofErr w:type="spellEnd"/>
      <w:r w:rsidRPr="00351650">
        <w:rPr>
          <w:rFonts w:eastAsia="Times New Roman" w:cs="Arial"/>
          <w:color w:val="000000"/>
          <w:sz w:val="20"/>
          <w:szCs w:val="20"/>
          <w:lang w:val="en-US" w:eastAsia="pt-BR"/>
        </w:rPr>
        <w:t>);</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D6D00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"name", request.params.name);</w:t>
      </w:r>
    </w:p>
    <w:p w14:paraId="79BD93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user.signUp</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xml:space="preserve">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.loginUser</w:t>
      </w:r>
      <w:proofErr w:type="spellEnd"/>
      <w:r w:rsidRPr="00754C77">
        <w:rPr>
          <w:rFonts w:eastAsia="Times New Roman" w:cs="Arial"/>
          <w:color w:val="000000"/>
          <w:sz w:val="20"/>
          <w:szCs w:val="20"/>
          <w:lang w:eastAsia="pt-BR"/>
        </w:rPr>
        <w:t xml:space="preserve">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Parse.User.logIn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request.params.password</w:t>
      </w:r>
      <w:proofErr w:type="spellEnd"/>
      <w:r w:rsidRPr="00754C77">
        <w:rPr>
          <w:rFonts w:eastAsia="Times New Roman" w:cs="Arial"/>
          <w:color w:val="000000"/>
          <w:sz w:val="20"/>
          <w:szCs w:val="20"/>
          <w:lang w:eastAsia="pt-BR"/>
        </w:rPr>
        <w:t>)</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user.toJSON</w:t>
      </w:r>
      <w:proofErr w:type="spellEnd"/>
      <w:r w:rsidRPr="00754C77">
        <w:rPr>
          <w:rFonts w:eastAsia="Times New Roman" w:cs="Arial"/>
          <w:color w:val="000000"/>
          <w:sz w:val="20"/>
          <w:szCs w:val="20"/>
          <w:lang w:eastAsia="pt-BR"/>
        </w:rPr>
        <w:t>()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.setContext</w:t>
      </w:r>
      <w:proofErr w:type="spellEnd"/>
      <w:r w:rsidRPr="00754C77">
        <w:rPr>
          <w:rFonts w:eastAsia="Times New Roman" w:cs="Arial"/>
          <w:color w:val="000000"/>
          <w:sz w:val="20"/>
          <w:szCs w:val="20"/>
          <w:lang w:eastAsia="pt-BR"/>
        </w:rPr>
        <w:t xml:space="preserve">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1B82FAB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request.params.interface</w:t>
      </w:r>
      <w:proofErr w:type="spellEnd"/>
      <w:r w:rsidRPr="00351650">
        <w:rPr>
          <w:rFonts w:eastAsia="Times New Roman" w:cs="Arial"/>
          <w:color w:val="000000"/>
          <w:sz w:val="20"/>
          <w:szCs w:val="20"/>
          <w:lang w:val="en-US" w:eastAsia="pt-BR"/>
        </w:rPr>
        <w:t xml:space="preserv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.context</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"Precisa de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74DAC0F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let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w:t>
      </w:r>
      <w:proofErr w:type="spellEnd"/>
      <w:r w:rsidRPr="00754C77">
        <w:rPr>
          <w:rFonts w:eastAsia="Times New Roman" w:cs="Arial"/>
          <w:color w:val="000000"/>
          <w:sz w:val="20"/>
          <w:szCs w:val="20"/>
          <w:lang w:eastAsia="pt-BR"/>
        </w:rPr>
        <w:t xml:space="preserve">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w:t>
      </w:r>
      <w:proofErr w:type="spellEnd"/>
      <w:proofErr w:type="gram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"context", </w:t>
      </w:r>
      <w:proofErr w:type="spellStart"/>
      <w:r w:rsidRPr="00754C77">
        <w:rPr>
          <w:rFonts w:eastAsia="Times New Roman" w:cs="Arial"/>
          <w:color w:val="000000"/>
          <w:sz w:val="20"/>
          <w:szCs w:val="20"/>
          <w:lang w:eastAsia="pt-BR"/>
        </w:rPr>
        <w:t>request.params.context</w:t>
      </w:r>
      <w:proofErr w:type="spellEnd"/>
      <w:r w:rsidRPr="00754C77">
        <w:rPr>
          <w:rFonts w:eastAsia="Times New Roman" w:cs="Arial"/>
          <w:color w:val="000000"/>
          <w:sz w:val="20"/>
          <w:szCs w:val="20"/>
          <w:lang w:eastAsia="pt-BR"/>
        </w:rPr>
        <w: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myContext.save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 xml:space="preserve">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.getContextByInterfaceId</w:t>
      </w:r>
      <w:proofErr w:type="spellEnd"/>
      <w:r w:rsidRPr="00754C77">
        <w:rPr>
          <w:rFonts w:eastAsia="Times New Roman" w:cs="Arial"/>
          <w:color w:val="000000"/>
          <w:sz w:val="20"/>
          <w:szCs w:val="20"/>
          <w:lang w:eastAsia="pt-BR"/>
        </w:rPr>
        <w:t xml:space="preserve">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8930F0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6CB3FA1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contextToFind.toJSON</w:t>
      </w:r>
      <w:proofErr w:type="spellEnd"/>
      <w:r w:rsidRPr="00754C77">
        <w:rPr>
          <w:rFonts w:eastAsia="Times New Roman" w:cs="Arial"/>
          <w:color w:val="000000"/>
          <w:sz w:val="20"/>
          <w:szCs w:val="20"/>
          <w:lang w:eastAsia="pt-BR"/>
        </w:rPr>
        <w:t>()});</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.removeStoredPasswords</w:t>
      </w:r>
      <w:proofErr w:type="spellEnd"/>
      <w:r w:rsidRPr="00754C77">
        <w:rPr>
          <w:rFonts w:eastAsia="Times New Roman" w:cs="Arial"/>
          <w:color w:val="000000"/>
          <w:sz w:val="20"/>
          <w:szCs w:val="20"/>
          <w:lang w:eastAsia="pt-BR"/>
        </w:rPr>
        <w:t xml:space="preserve">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date.getTime</w:t>
      </w:r>
      <w:proofErr w:type="spellEnd"/>
      <w:r w:rsidRPr="00754C77">
        <w:rPr>
          <w:rFonts w:eastAsia="Times New Roman" w:cs="Arial"/>
          <w:color w:val="000000"/>
          <w:sz w:val="20"/>
          <w:szCs w:val="20"/>
          <w:lang w:eastAsia="pt-BR"/>
        </w:rPr>
        <w:t>();</w:t>
      </w:r>
    </w:p>
    <w:p w14:paraId="457CCD8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intervalOfTime</w:t>
      </w:r>
      <w:proofErr w:type="spellEnd"/>
      <w:r w:rsidRPr="00351650">
        <w:rPr>
          <w:rFonts w:eastAsia="Times New Roman" w:cs="Arial"/>
          <w:color w:val="000000"/>
          <w:sz w:val="20"/>
          <w:szCs w:val="20"/>
          <w:lang w:val="en-US" w:eastAsia="pt-BR"/>
        </w:rPr>
        <w:t xml:space="preserve"> = 24*60*60*</w:t>
      </w:r>
      <w:proofErr w:type="gramStart"/>
      <w:r w:rsidRPr="00351650">
        <w:rPr>
          <w:rFonts w:eastAsia="Times New Roman" w:cs="Arial"/>
          <w:color w:val="000000"/>
          <w:sz w:val="20"/>
          <w:szCs w:val="20"/>
          <w:lang w:val="en-US" w:eastAsia="pt-BR"/>
        </w:rPr>
        <w:t>1000;  /</w:t>
      </w:r>
      <w:proofErr w:type="gramEnd"/>
      <w:r w:rsidRPr="00351650">
        <w:rPr>
          <w:rFonts w:eastAsia="Times New Roman" w:cs="Arial"/>
          <w:color w:val="000000"/>
          <w:sz w:val="20"/>
          <w:szCs w:val="20"/>
          <w:lang w:val="en-US" w:eastAsia="pt-BR"/>
        </w:rPr>
        <w:t>/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intervalOfTime</w:t>
      </w:r>
      <w:proofErr w:type="spellEnd"/>
      <w:r w:rsidRPr="00754C77">
        <w:rPr>
          <w:rFonts w:eastAsia="Times New Roman" w:cs="Arial"/>
          <w:color w:val="000000"/>
          <w:sz w:val="20"/>
          <w:szCs w:val="20"/>
          <w:lang w:eastAsia="pt-BR"/>
        </w:rPr>
        <w:t>;</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Limit</w:t>
      </w:r>
      <w:proofErr w:type="spellEnd"/>
      <w:r w:rsidRPr="00754C77">
        <w:rPr>
          <w:rFonts w:eastAsia="Times New Roman" w:cs="Arial"/>
          <w:color w:val="000000"/>
          <w:sz w:val="20"/>
          <w:szCs w:val="20"/>
          <w:lang w:eastAsia="pt-BR"/>
        </w:rPr>
        <w:t xml:space="preserve">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w:t>
      </w:r>
      <w:proofErr w:type="spellEnd"/>
      <w:r w:rsidRPr="00754C77">
        <w:rPr>
          <w:rFonts w:eastAsia="Times New Roman" w:cs="Arial"/>
          <w:color w:val="000000"/>
          <w:sz w:val="20"/>
          <w:szCs w:val="20"/>
          <w:lang w:eastAsia="pt-BR"/>
        </w:rPr>
        <w:t xml:space="preserv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queryDate.setTime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Will query all users then check for '_password' on fields and unset all</w:t>
      </w:r>
    </w:p>
    <w:p w14:paraId="09DD8F7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result</w:t>
      </w:r>
      <w:proofErr w:type="spellEnd"/>
      <w:r w:rsidRPr="00754C77">
        <w:rPr>
          <w:rFonts w:eastAsia="Times New Roman" w:cs="Arial"/>
          <w:color w:val="000000"/>
          <w:sz w:val="20"/>
          <w:szCs w:val="20"/>
          <w:lang w:eastAsia="pt-BR"/>
        </w:rPr>
        <w:t xml:space="preserve">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result.forEach</w:t>
      </w:r>
      <w:proofErr w:type="spellEnd"/>
      <w:proofErr w:type="gramEnd"/>
      <w:r w:rsidRPr="00754C77">
        <w:rPr>
          <w:rFonts w:eastAsia="Times New Roman" w:cs="Arial"/>
          <w:color w:val="000000"/>
          <w:sz w:val="20"/>
          <w:szCs w:val="20"/>
          <w:lang w:eastAsia="pt-BR"/>
        </w:rPr>
        <w:t>(user =&gt; {</w:t>
      </w:r>
    </w:p>
    <w:p w14:paraId="2669BF6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Object.keys</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user.attributes</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forEach</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attr</w:t>
      </w:r>
      <w:proofErr w:type="spellEnd"/>
      <w:r w:rsidRPr="00351650">
        <w:rPr>
          <w:rFonts w:eastAsia="Times New Roman" w:cs="Arial"/>
          <w:color w:val="000000"/>
          <w:sz w:val="20"/>
          <w:szCs w:val="20"/>
          <w:lang w:val="en-US" w:eastAsia="pt-BR"/>
        </w:rPr>
        <w:t xml:space="preserve"> =&gt; {</w:t>
      </w:r>
    </w:p>
    <w:p w14:paraId="41E1BA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attr.includes</w:t>
      </w:r>
      <w:proofErr w:type="spellEnd"/>
      <w:proofErr w:type="gramEnd"/>
      <w:r w:rsidRPr="00351650">
        <w:rPr>
          <w:rFonts w:eastAsia="Times New Roman" w:cs="Arial"/>
          <w:color w:val="000000"/>
          <w:sz w:val="20"/>
          <w:szCs w:val="20"/>
          <w:lang w:val="en-US" w:eastAsia="pt-BR"/>
        </w:rPr>
        <w:t>('_password'))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user.unset</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attr</w:t>
      </w:r>
      <w:proofErr w:type="spellEnd"/>
      <w:r w:rsidRPr="00754C77">
        <w:rPr>
          <w:rFonts w:eastAsia="Times New Roman" w:cs="Arial"/>
          <w:color w:val="000000"/>
          <w:sz w:val="20"/>
          <w:szCs w:val="20"/>
          <w:lang w:eastAsia="pt-BR"/>
        </w:rPr>
        <w:t>);</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user.save</w:t>
      </w:r>
      <w:proofErr w:type="spellEnd"/>
      <w:proofErr w:type="gramEnd"/>
      <w:r w:rsidRPr="00351650">
        <w:rPr>
          <w:rFonts w:eastAsia="Times New Roman" w:cs="Arial"/>
          <w:color w:val="000000"/>
          <w:sz w:val="20"/>
          <w:szCs w:val="20"/>
          <w:lang w:val="en-US" w:eastAsia="pt-BR"/>
        </w:rPr>
        <w:t>(null, {</w:t>
      </w:r>
      <w:proofErr w:type="spellStart"/>
      <w:r w:rsidRPr="00351650">
        <w:rPr>
          <w:rFonts w:eastAsia="Times New Roman" w:cs="Arial"/>
          <w:color w:val="000000"/>
          <w:sz w:val="20"/>
          <w:szCs w:val="20"/>
          <w:lang w:val="en-US" w:eastAsia="pt-BR"/>
        </w:rPr>
        <w:t>useMasterKey:true</w:t>
      </w:r>
      <w:proofErr w:type="spellEnd"/>
      <w:r w:rsidRPr="00351650">
        <w:rPr>
          <w:rFonts w:eastAsia="Times New Roman" w:cs="Arial"/>
          <w:color w:val="000000"/>
          <w:sz w:val="20"/>
          <w:szCs w:val="20"/>
          <w:lang w:val="en-US" w:eastAsia="pt-BR"/>
        </w:rPr>
        <w:t>});</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status.success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roofErr w:type="spellStart"/>
      <w:r w:rsidRPr="00754C77">
        <w:rPr>
          <w:rFonts w:eastAsia="Times New Roman" w:cs="Arial"/>
          <w:color w:val="000000"/>
          <w:sz w:val="20"/>
          <w:szCs w:val="20"/>
          <w:lang w:eastAsia="pt-BR"/>
        </w:rPr>
        <w:t>status.error</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 500,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'Erro ao buscar </w:t>
      </w:r>
      <w:proofErr w:type="spellStart"/>
      <w:r w:rsidRPr="00754C77">
        <w:rPr>
          <w:rFonts w:eastAsia="Times New Roman" w:cs="Arial"/>
          <w:color w:val="000000"/>
          <w:sz w:val="20"/>
          <w:szCs w:val="20"/>
          <w:lang w:eastAsia="pt-BR"/>
        </w:rPr>
        <w:t>usuarios</w:t>
      </w:r>
      <w:proofErr w:type="spellEnd"/>
      <w:r w:rsidRPr="00754C77">
        <w:rPr>
          <w:rFonts w:eastAsia="Times New Roman" w:cs="Arial"/>
          <w:color w:val="000000"/>
          <w:sz w:val="20"/>
          <w:szCs w:val="20"/>
          <w:lang w:eastAsia="pt-BR"/>
        </w:rPr>
        <w:t>'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9"/>
      <w:headerReference w:type="first" r:id="rId30"/>
      <w:pgSz w:w="11900" w:h="16840"/>
      <w:pgMar w:top="1701" w:right="1134" w:bottom="1134" w:left="1701" w:header="708" w:footer="708" w:gutter="0"/>
      <w:pgNumType w:start="1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Leard Fernandes" w:date="2018-11-19T13:41:00Z" w:initials="LF">
    <w:p w14:paraId="2EF01943" w14:textId="635191F7" w:rsidR="00351650" w:rsidRDefault="00351650">
      <w:pPr>
        <w:pStyle w:val="Textodecomentrio"/>
      </w:pPr>
      <w:r>
        <w:rPr>
          <w:rStyle w:val="Refdecomentrio"/>
        </w:rPr>
        <w:annotationRef/>
      </w:r>
      <w:r>
        <w:t>Talvez seja mais interessante focar em computação cognitiva, este é o embasamento teórico.</w:t>
      </w:r>
    </w:p>
    <w:p w14:paraId="77A355D0" w14:textId="77777777" w:rsidR="00351650" w:rsidRDefault="00351650">
      <w:pPr>
        <w:pStyle w:val="Textodecomentrio"/>
      </w:pPr>
      <w:r>
        <w:t>Depois, em materiais e métodos você diz sobre a escolha do IBM Watson;</w:t>
      </w:r>
    </w:p>
    <w:p w14:paraId="1056DDA2" w14:textId="77777777" w:rsidR="00351650" w:rsidRDefault="00351650">
      <w:pPr>
        <w:pStyle w:val="Textodecomentrio"/>
      </w:pPr>
      <w:r>
        <w:t>No seu trabalho seu foco foi mais em processamento de linguagem natural;</w:t>
      </w:r>
    </w:p>
    <w:p w14:paraId="1C50838D" w14:textId="77777777" w:rsidR="00351650" w:rsidRDefault="00351650">
      <w:pPr>
        <w:pStyle w:val="Textodecomentrio"/>
      </w:pPr>
      <w:r>
        <w:t>Ainda não li até o final, mas já adianto aqui: A parte de processamento de linguagem natural, que você utilizou não envolveu toda a capacidade de aprendizado do Watson, correto? Ele não aprende com os erros...</w:t>
      </w:r>
    </w:p>
    <w:p w14:paraId="347FA177" w14:textId="77777777" w:rsidR="00351650" w:rsidRDefault="00351650">
      <w:pPr>
        <w:pStyle w:val="Textodecomentrio"/>
      </w:pPr>
      <w:r>
        <w:t>Nesse sentido, acho que você pode fazer uma abordagem mais nessa linha, ao invés de explicar a tecnologia.</w:t>
      </w:r>
    </w:p>
    <w:p w14:paraId="4FAC171A" w14:textId="77777777" w:rsidR="00351650" w:rsidRDefault="00351650">
      <w:pPr>
        <w:pStyle w:val="Textodecomentrio"/>
      </w:pPr>
      <w:r>
        <w:t>Pois sempre vai surgir a pergunta inicial, do motivo de utilizar o Watson e não outra tecnologia, logo no inicio...</w:t>
      </w:r>
    </w:p>
    <w:p w14:paraId="1DCEC54B" w14:textId="77777777" w:rsidR="00351650" w:rsidRDefault="00351650">
      <w:pPr>
        <w:pStyle w:val="Textodecomentrio"/>
      </w:pPr>
      <w:proofErr w:type="gramStart"/>
      <w:r>
        <w:t>Então,  isso</w:t>
      </w:r>
      <w:proofErr w:type="gramEnd"/>
      <w:r>
        <w:t xml:space="preserve"> vale para todos os tópicos abaixo.</w:t>
      </w:r>
    </w:p>
    <w:p w14:paraId="2CB75177" w14:textId="77777777" w:rsidR="00351650" w:rsidRDefault="00351650">
      <w:pPr>
        <w:pStyle w:val="Textodecomentrio"/>
      </w:pPr>
      <w:r>
        <w:t>Você focou na tecnologia e não na base cientifica do funcionamento.</w:t>
      </w:r>
    </w:p>
    <w:p w14:paraId="665D1979" w14:textId="77777777" w:rsidR="00351650" w:rsidRDefault="00351650">
      <w:pPr>
        <w:pStyle w:val="Textodecomentrio"/>
      </w:pPr>
      <w:r>
        <w:t>Falar de computação cognitiva, focado em processamento de linguagem natural;</w:t>
      </w:r>
    </w:p>
    <w:p w14:paraId="2D0AC886" w14:textId="77777777" w:rsidR="00351650" w:rsidRDefault="00351650">
      <w:pPr>
        <w:pStyle w:val="Textodecomentrio"/>
      </w:pPr>
      <w:r>
        <w:t>Falar de redes de comunicação descentralizada (o que for relevante);</w:t>
      </w:r>
    </w:p>
    <w:p w14:paraId="1D4BEDD6" w14:textId="77777777" w:rsidR="00351650" w:rsidRDefault="00351650">
      <w:pPr>
        <w:pStyle w:val="Textodecomentrio"/>
      </w:pPr>
      <w:r>
        <w:t>Servidores de aplicação;</w:t>
      </w:r>
    </w:p>
    <w:p w14:paraId="60ED4097" w14:textId="77777777" w:rsidR="00351650" w:rsidRDefault="00351650">
      <w:pPr>
        <w:pStyle w:val="Textodecomentrio"/>
      </w:pPr>
      <w:r>
        <w:t>Computação na nuvem;</w:t>
      </w:r>
    </w:p>
    <w:p w14:paraId="3DCC6A80" w14:textId="77777777" w:rsidR="00351650" w:rsidRDefault="00351650">
      <w:pPr>
        <w:pStyle w:val="Textodecomentrio"/>
      </w:pPr>
      <w:r>
        <w:t>Aplicativos de troca de mensagens, é interessante, mas não precisa (aqui) falar do telegrama;</w:t>
      </w:r>
    </w:p>
    <w:p w14:paraId="3CAF2B12" w14:textId="77777777" w:rsidR="00351650" w:rsidRDefault="00351650">
      <w:pPr>
        <w:pStyle w:val="Textodecomentrio"/>
      </w:pPr>
      <w:r>
        <w:t>Linguagens de programação...</w:t>
      </w:r>
    </w:p>
    <w:p w14:paraId="4C3B5520" w14:textId="77777777" w:rsidR="00351650" w:rsidRDefault="00351650">
      <w:pPr>
        <w:pStyle w:val="Textodecomentrio"/>
      </w:pPr>
    </w:p>
    <w:p w14:paraId="5FAFC107" w14:textId="77777777" w:rsidR="00351650" w:rsidRDefault="00351650">
      <w:pPr>
        <w:pStyle w:val="Textodecomentrio"/>
      </w:pPr>
      <w:r>
        <w:t xml:space="preserve">Daí parte disso, </w:t>
      </w:r>
      <w:proofErr w:type="gramStart"/>
      <w:r>
        <w:t>que  você</w:t>
      </w:r>
      <w:proofErr w:type="gramEnd"/>
      <w:r>
        <w:t xml:space="preserve"> fez aqui, fica mais interessante em materiais e métodos. E já vai explicando as motivações de escolha....</w:t>
      </w:r>
    </w:p>
    <w:p w14:paraId="44F25952" w14:textId="1AB6538B" w:rsidR="00351650" w:rsidRDefault="00351650">
      <w:pPr>
        <w:pStyle w:val="Textodecomentrio"/>
      </w:pPr>
    </w:p>
  </w:comment>
  <w:comment w:id="21" w:author="Leard Fernandes" w:date="2018-11-20T09:08:00Z" w:initials="LF">
    <w:p w14:paraId="5E555355" w14:textId="6C38DAE8" w:rsidR="00351650" w:rsidRDefault="00351650">
      <w:pPr>
        <w:pStyle w:val="Textodecomentrio"/>
      </w:pPr>
      <w:r>
        <w:rPr>
          <w:rStyle w:val="Refdecomentrio"/>
        </w:rPr>
        <w:annotationRef/>
      </w:r>
      <w:r>
        <w:t>No lugar de Back4App (Em materiais e métodos fale que utilizou o B4app)</w:t>
      </w:r>
    </w:p>
    <w:p w14:paraId="136CCE8C" w14:textId="6931FED4" w:rsidR="00351650" w:rsidRDefault="00351650">
      <w:pPr>
        <w:pStyle w:val="Textodecomentrio"/>
      </w:pPr>
      <w:r>
        <w:t>Fale do BaaS...</w:t>
      </w:r>
    </w:p>
  </w:comment>
  <w:comment w:id="39" w:author="Leard Fernandes" w:date="2018-11-20T09:11:00Z" w:initials="LF">
    <w:p w14:paraId="43996BB2" w14:textId="77777777" w:rsidR="00351650" w:rsidRDefault="00351650">
      <w:pPr>
        <w:pStyle w:val="Textodecomentrio"/>
      </w:pPr>
      <w:r>
        <w:rPr>
          <w:rStyle w:val="Refdecomentrio"/>
        </w:rPr>
        <w:annotationRef/>
      </w:r>
      <w:r>
        <w:t>Métodos ágeis....</w:t>
      </w:r>
    </w:p>
    <w:p w14:paraId="548673C4" w14:textId="77777777" w:rsidR="00351650" w:rsidRDefault="00351650">
      <w:pPr>
        <w:pStyle w:val="Textodecomentrio"/>
      </w:pPr>
      <w:r>
        <w:t>Aborde os principais...</w:t>
      </w:r>
    </w:p>
    <w:p w14:paraId="6FC585FE" w14:textId="3DB1BED1" w:rsidR="00351650" w:rsidRDefault="00351650">
      <w:pPr>
        <w:pStyle w:val="Textodecomentrio"/>
      </w:pPr>
      <w:r>
        <w:t xml:space="preserve">Em materiais e métodos diz que utilizou o </w:t>
      </w:r>
      <w:proofErr w:type="spellStart"/>
      <w:r>
        <w:t>kaban</w:t>
      </w:r>
      <w:proofErr w:type="spellEnd"/>
      <w:r>
        <w:t xml:space="preserve">, por </w:t>
      </w:r>
      <w:proofErr w:type="gramStart"/>
      <w:r>
        <w:t>conta....</w:t>
      </w:r>
      <w:proofErr w:type="gramEnd"/>
      <w:r>
        <w:t>.</w:t>
      </w:r>
    </w:p>
  </w:comment>
  <w:comment w:id="41" w:author="Leard Fernandes" w:date="2018-11-20T09:13:00Z" w:initials="LF">
    <w:p w14:paraId="55E546B6" w14:textId="77777777" w:rsidR="00351650" w:rsidRDefault="00351650">
      <w:pPr>
        <w:pStyle w:val="Textodecomentrio"/>
      </w:pPr>
      <w:r>
        <w:rPr>
          <w:rStyle w:val="Refdecomentrio"/>
        </w:rPr>
        <w:annotationRef/>
      </w:r>
      <w:r>
        <w:t>Puxa o modelo de desenvolvimento Kanban, e vai seguindo contando a história de como foi o desenvolvimento....</w:t>
      </w:r>
    </w:p>
    <w:p w14:paraId="2AE5E53B" w14:textId="3B6AB8E3" w:rsidR="00351650" w:rsidRDefault="00351650">
      <w:pPr>
        <w:pStyle w:val="Textodecomentrio"/>
      </w:pPr>
      <w:r>
        <w:t>Já traz as justificativas de utilização das ferramentas, junto a sua apresentação da topologia....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F25952" w15:done="0"/>
  <w15:commentEx w15:paraId="136CCE8C" w15:done="0"/>
  <w15:commentEx w15:paraId="6FC585FE" w15:done="0"/>
  <w15:commentEx w15:paraId="2AE5E5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DC9574" w16cid:durableId="1F9CF4C1"/>
  <w16cid:commentId w16cid:paraId="61F34664" w16cid:durableId="1F9CF506"/>
  <w16cid:commentId w16cid:paraId="23622A7D" w16cid:durableId="1F9CF680"/>
  <w16cid:commentId w16cid:paraId="0E5B6B8E" w16cid:durableId="1F9CF6BA"/>
  <w16cid:commentId w16cid:paraId="11E272F2" w16cid:durableId="1F9CF71D"/>
  <w16cid:commentId w16cid:paraId="7583F9A4" w16cid:durableId="1F9D1849"/>
  <w16cid:commentId w16cid:paraId="51FB5DFD" w16cid:durableId="1F9D1887"/>
  <w16cid:commentId w16cid:paraId="08E9DF05" w16cid:durableId="1F9D18BE"/>
  <w16cid:commentId w16cid:paraId="4F91571E" w16cid:durableId="1F9D18D7"/>
  <w16cid:commentId w16cid:paraId="217286A2" w16cid:durableId="1F9D190D"/>
  <w16cid:commentId w16cid:paraId="39D3B56F" w16cid:durableId="1F9D193F"/>
  <w16cid:commentId w16cid:paraId="5E757F20" w16cid:durableId="1F9D19E9"/>
  <w16cid:commentId w16cid:paraId="4B2E3C66" w16cid:durableId="1F9D1A0D"/>
  <w16cid:commentId w16cid:paraId="48D126F9" w16cid:durableId="1F9D1A79"/>
  <w16cid:commentId w16cid:paraId="198C1426" w16cid:durableId="1F9D1B18"/>
  <w16cid:commentId w16cid:paraId="32CC9CD2" w16cid:durableId="1F9D1BEB"/>
  <w16cid:commentId w16cid:paraId="30ECB255" w16cid:durableId="1F9D1C61"/>
  <w16cid:commentId w16cid:paraId="36B16B27" w16cid:durableId="1F9D1CD4"/>
  <w16cid:commentId w16cid:paraId="2474DECF" w16cid:durableId="1F9D1D0F"/>
  <w16cid:commentId w16cid:paraId="7D70E054" w16cid:durableId="1F9D3BCC"/>
  <w16cid:commentId w16cid:paraId="44F25952" w16cid:durableId="1F9D3BF5"/>
  <w16cid:commentId w16cid:paraId="6C69D68D" w16cid:durableId="1F9E4C2A"/>
  <w16cid:commentId w16cid:paraId="2F90344C" w16cid:durableId="1F9E4C04"/>
  <w16cid:commentId w16cid:paraId="717A8E9A" w16cid:durableId="1F9E4C8A"/>
  <w16cid:commentId w16cid:paraId="196B33FF" w16cid:durableId="1F9E4CCA"/>
  <w16cid:commentId w16cid:paraId="3A915AA3" w16cid:durableId="1F9E4D38"/>
  <w16cid:commentId w16cid:paraId="55C93141" w16cid:durableId="1F9E4D69"/>
  <w16cid:commentId w16cid:paraId="136CCE8C" w16cid:durableId="1F9E4D7A"/>
  <w16cid:commentId w16cid:paraId="374D47E5" w16cid:durableId="1F9E4DBF"/>
  <w16cid:commentId w16cid:paraId="42EF6BFC" w16cid:durableId="1F9E4E12"/>
  <w16cid:commentId w16cid:paraId="6FC585FE" w16cid:durableId="1F9E4E3F"/>
  <w16cid:commentId w16cid:paraId="111C61E0" w16cid:durableId="1F9E4E8F"/>
  <w16cid:commentId w16cid:paraId="2AE5E53B" w16cid:durableId="1F9E4EBF"/>
  <w16cid:commentId w16cid:paraId="13B8CC72" w16cid:durableId="1F9E4F3A"/>
  <w16cid:commentId w16cid:paraId="7D17A577" w16cid:durableId="1F9E4FBA"/>
  <w16cid:commentId w16cid:paraId="2D5E075C" w16cid:durableId="1F9E50B9"/>
  <w16cid:commentId w16cid:paraId="62C3EA3F" w16cid:durableId="1F9E527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654BA" w14:textId="77777777" w:rsidR="00B316F1" w:rsidRDefault="00B316F1" w:rsidP="00BD2D5D">
      <w:pPr>
        <w:spacing w:line="240" w:lineRule="auto"/>
      </w:pPr>
      <w:r>
        <w:separator/>
      </w:r>
    </w:p>
  </w:endnote>
  <w:endnote w:type="continuationSeparator" w:id="0">
    <w:p w14:paraId="10EF0EFD" w14:textId="77777777" w:rsidR="00B316F1" w:rsidRDefault="00B316F1"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57F3D" w14:textId="77777777" w:rsidR="00B316F1" w:rsidRDefault="00B316F1" w:rsidP="00BD2D5D">
      <w:pPr>
        <w:spacing w:line="240" w:lineRule="auto"/>
      </w:pPr>
      <w:r>
        <w:separator/>
      </w:r>
    </w:p>
  </w:footnote>
  <w:footnote w:type="continuationSeparator" w:id="0">
    <w:p w14:paraId="154E2BF5" w14:textId="77777777" w:rsidR="00B316F1" w:rsidRDefault="00B316F1" w:rsidP="00BD2D5D">
      <w:pPr>
        <w:spacing w:line="240" w:lineRule="auto"/>
      </w:pPr>
      <w:r>
        <w:continuationSeparator/>
      </w:r>
    </w:p>
  </w:footnote>
  <w:footnote w:id="1">
    <w:p w14:paraId="7CEB6AD3" w14:textId="7FEC0BB1" w:rsidR="00351650" w:rsidRDefault="00351650"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 w:history="1">
        <w:r>
          <w:rPr>
            <w:rStyle w:val="Hiperlink"/>
            <w:sz w:val="20"/>
            <w:szCs w:val="20"/>
          </w:rPr>
          <w:t>https://assistant-us-south.watsonplatform.net/us-south/{user-id}/workspaces/{workspace-id}/build/intents</w:t>
        </w:r>
      </w:hyperlink>
      <w:r>
        <w:rPr>
          <w:sz w:val="20"/>
          <w:szCs w:val="20"/>
        </w:rPr>
        <w:t>&gt;. Acesso em nov. 2018.</w:t>
      </w:r>
    </w:p>
  </w:footnote>
  <w:footnote w:id="2">
    <w:p w14:paraId="3186DDDE" w14:textId="04D75246" w:rsidR="00351650" w:rsidRDefault="0035165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https://assistant-us-south.watsonplatform.net/us-south/{user-id}/workspaces/{workspace-id}/build/entities/user</w:t>
        </w:r>
      </w:hyperlink>
      <w:r>
        <w:rPr>
          <w:sz w:val="20"/>
          <w:szCs w:val="20"/>
        </w:rPr>
        <w:t>&gt;. Acesso em nov. 2018.</w:t>
      </w:r>
    </w:p>
  </w:footnote>
  <w:footnote w:id="3">
    <w:p w14:paraId="2F0D0D21" w14:textId="6E4C25F4" w:rsidR="00351650" w:rsidRDefault="0035165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https://assistant-us-south.watsonplatform.net/us-south/{user-id}/workspaces/{workspace-id}/build/dialog</w:t>
        </w:r>
      </w:hyperlink>
      <w:r>
        <w:rPr>
          <w:sz w:val="20"/>
          <w:szCs w:val="20"/>
        </w:rPr>
        <w:t>&gt;. Acesso em nov. 2018.</w:t>
      </w:r>
    </w:p>
  </w:footnote>
  <w:footnote w:id="4">
    <w:p w14:paraId="02D492AE" w14:textId="7EFDB0CC" w:rsidR="00351650" w:rsidRDefault="0035165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https://t.me/botfather</w:t>
        </w:r>
      </w:hyperlink>
      <w:r>
        <w:rPr>
          <w:sz w:val="20"/>
          <w:szCs w:val="20"/>
        </w:rPr>
        <w:t>&gt;. Acesso em nov. 2018.</w:t>
      </w:r>
    </w:p>
  </w:footnote>
  <w:footnote w:id="5">
    <w:p w14:paraId="483B3659" w14:textId="6BFA2FAA" w:rsidR="00351650" w:rsidRDefault="0035165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https://parse-dashboard.back4app.com/apps/{app-id}</w:t>
        </w:r>
      </w:hyperlink>
      <w:r>
        <w:rPr>
          <w:sz w:val="20"/>
          <w:szCs w:val="20"/>
        </w:rPr>
        <w:t>&gt;. Acesso em nov. 2018.</w:t>
      </w:r>
    </w:p>
  </w:footnote>
  <w:footnote w:id="6">
    <w:p w14:paraId="25FE10D1" w14:textId="7F8EB119" w:rsidR="00351650" w:rsidRDefault="0035165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https://cloud.digitalocean.com/droplets/{droplet-id}</w:t>
        </w:r>
      </w:hyperlink>
      <w:r>
        <w:rPr>
          <w:sz w:val="20"/>
          <w:szCs w:val="20"/>
        </w:rPr>
        <w:t>&gt;. Acesso em nov. 2018.</w:t>
      </w:r>
    </w:p>
  </w:footnote>
  <w:footnote w:id="7">
    <w:p w14:paraId="5346B8DE" w14:textId="00534380" w:rsidR="00351650" w:rsidRDefault="0035165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351650" w:rsidRDefault="00351650"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351650" w:rsidRDefault="00351650"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351650" w:rsidRDefault="00351650"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351650" w:rsidRDefault="00351650"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F91CF3">
      <w:rPr>
        <w:rStyle w:val="NmerodaPgina"/>
        <w:noProof/>
      </w:rPr>
      <w:t>37</w:t>
    </w:r>
    <w:r>
      <w:rPr>
        <w:rStyle w:val="NmerodaPgina"/>
      </w:rPr>
      <w:fldChar w:fldCharType="end"/>
    </w:r>
  </w:p>
  <w:p w14:paraId="01ECDB72" w14:textId="77777777" w:rsidR="00351650" w:rsidRDefault="00351650"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351650" w:rsidRDefault="00351650"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F91CF3">
      <w:rPr>
        <w:rStyle w:val="NmerodaPgina"/>
        <w:noProof/>
      </w:rPr>
      <w:t>11</w:t>
    </w:r>
    <w:r>
      <w:rPr>
        <w:rStyle w:val="NmerodaPgina"/>
      </w:rPr>
      <w:fldChar w:fldCharType="end"/>
    </w:r>
  </w:p>
  <w:p w14:paraId="337F2FBA" w14:textId="62F5892F" w:rsidR="00351650" w:rsidRDefault="00351650"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822A1E7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4"/>
  </w:num>
  <w:num w:numId="14">
    <w:abstractNumId w:val="43"/>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ário do Microsoft Office">
    <w15:presenceInfo w15:providerId="None" w15:userId="Usuário do Microsoft Office"/>
  </w15:person>
  <w15:person w15:author="Leard Fernandes">
    <w15:presenceInfo w15:providerId="Windows Live" w15:userId="0eb28d5ac5415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3243"/>
    <w:rsid w:val="00003537"/>
    <w:rsid w:val="00003C65"/>
    <w:rsid w:val="00004D69"/>
    <w:rsid w:val="00006C94"/>
    <w:rsid w:val="0001050E"/>
    <w:rsid w:val="00010B3D"/>
    <w:rsid w:val="00011D44"/>
    <w:rsid w:val="00012F8C"/>
    <w:rsid w:val="00015933"/>
    <w:rsid w:val="00015AAE"/>
    <w:rsid w:val="00015D82"/>
    <w:rsid w:val="00016AAD"/>
    <w:rsid w:val="000170FB"/>
    <w:rsid w:val="00022A87"/>
    <w:rsid w:val="00023954"/>
    <w:rsid w:val="00024693"/>
    <w:rsid w:val="0002714C"/>
    <w:rsid w:val="00027446"/>
    <w:rsid w:val="0003063F"/>
    <w:rsid w:val="000307D3"/>
    <w:rsid w:val="000319B4"/>
    <w:rsid w:val="0003281E"/>
    <w:rsid w:val="00034BFA"/>
    <w:rsid w:val="00035D65"/>
    <w:rsid w:val="00036909"/>
    <w:rsid w:val="0004100E"/>
    <w:rsid w:val="0004292F"/>
    <w:rsid w:val="000431BE"/>
    <w:rsid w:val="00043264"/>
    <w:rsid w:val="00044162"/>
    <w:rsid w:val="000465E2"/>
    <w:rsid w:val="000474D4"/>
    <w:rsid w:val="000501DF"/>
    <w:rsid w:val="00050D66"/>
    <w:rsid w:val="00050E7B"/>
    <w:rsid w:val="00050F3B"/>
    <w:rsid w:val="000511D3"/>
    <w:rsid w:val="00053472"/>
    <w:rsid w:val="00053D41"/>
    <w:rsid w:val="00054103"/>
    <w:rsid w:val="00056E24"/>
    <w:rsid w:val="00060A0E"/>
    <w:rsid w:val="00061DDC"/>
    <w:rsid w:val="000638D5"/>
    <w:rsid w:val="00064BF7"/>
    <w:rsid w:val="00065237"/>
    <w:rsid w:val="00067659"/>
    <w:rsid w:val="0007092D"/>
    <w:rsid w:val="000716DD"/>
    <w:rsid w:val="0007597F"/>
    <w:rsid w:val="00076303"/>
    <w:rsid w:val="00081042"/>
    <w:rsid w:val="000811A9"/>
    <w:rsid w:val="00083A19"/>
    <w:rsid w:val="000847A5"/>
    <w:rsid w:val="00085595"/>
    <w:rsid w:val="00086D6A"/>
    <w:rsid w:val="00090411"/>
    <w:rsid w:val="00090FD6"/>
    <w:rsid w:val="0009370D"/>
    <w:rsid w:val="0009508D"/>
    <w:rsid w:val="000A0AC9"/>
    <w:rsid w:val="000A288F"/>
    <w:rsid w:val="000A35BE"/>
    <w:rsid w:val="000A5C51"/>
    <w:rsid w:val="000A647C"/>
    <w:rsid w:val="000A72AD"/>
    <w:rsid w:val="000B0C07"/>
    <w:rsid w:val="000B0EB4"/>
    <w:rsid w:val="000B1F91"/>
    <w:rsid w:val="000B228D"/>
    <w:rsid w:val="000B3660"/>
    <w:rsid w:val="000B403D"/>
    <w:rsid w:val="000B62FC"/>
    <w:rsid w:val="000B640C"/>
    <w:rsid w:val="000B7FA0"/>
    <w:rsid w:val="000C010E"/>
    <w:rsid w:val="000C04E4"/>
    <w:rsid w:val="000C19F6"/>
    <w:rsid w:val="000C302E"/>
    <w:rsid w:val="000C4EFB"/>
    <w:rsid w:val="000D285A"/>
    <w:rsid w:val="000D3554"/>
    <w:rsid w:val="000D382F"/>
    <w:rsid w:val="000D3E06"/>
    <w:rsid w:val="000D6AFD"/>
    <w:rsid w:val="000D7D9D"/>
    <w:rsid w:val="000E08C6"/>
    <w:rsid w:val="000E1306"/>
    <w:rsid w:val="000E543F"/>
    <w:rsid w:val="000E679B"/>
    <w:rsid w:val="000E7311"/>
    <w:rsid w:val="000F116C"/>
    <w:rsid w:val="000F174D"/>
    <w:rsid w:val="000F4C57"/>
    <w:rsid w:val="000F4F91"/>
    <w:rsid w:val="00100982"/>
    <w:rsid w:val="00103C75"/>
    <w:rsid w:val="00107771"/>
    <w:rsid w:val="001137B0"/>
    <w:rsid w:val="00115277"/>
    <w:rsid w:val="00115FE7"/>
    <w:rsid w:val="0011618D"/>
    <w:rsid w:val="00116279"/>
    <w:rsid w:val="00116D06"/>
    <w:rsid w:val="0011757A"/>
    <w:rsid w:val="00117ABF"/>
    <w:rsid w:val="0012376C"/>
    <w:rsid w:val="0012381E"/>
    <w:rsid w:val="001248CA"/>
    <w:rsid w:val="00130E1B"/>
    <w:rsid w:val="001314B5"/>
    <w:rsid w:val="00131F9A"/>
    <w:rsid w:val="00132423"/>
    <w:rsid w:val="00132C42"/>
    <w:rsid w:val="00135E91"/>
    <w:rsid w:val="001363BD"/>
    <w:rsid w:val="0014159A"/>
    <w:rsid w:val="00142238"/>
    <w:rsid w:val="0014302E"/>
    <w:rsid w:val="0014769E"/>
    <w:rsid w:val="00150B24"/>
    <w:rsid w:val="00151076"/>
    <w:rsid w:val="0015157B"/>
    <w:rsid w:val="00151768"/>
    <w:rsid w:val="00151D36"/>
    <w:rsid w:val="00151F9C"/>
    <w:rsid w:val="00154D89"/>
    <w:rsid w:val="00161D35"/>
    <w:rsid w:val="00161EF4"/>
    <w:rsid w:val="00163ECA"/>
    <w:rsid w:val="00164F72"/>
    <w:rsid w:val="0016520B"/>
    <w:rsid w:val="001664F0"/>
    <w:rsid w:val="001667BA"/>
    <w:rsid w:val="00167292"/>
    <w:rsid w:val="00167F9E"/>
    <w:rsid w:val="001701ED"/>
    <w:rsid w:val="00171783"/>
    <w:rsid w:val="001741EB"/>
    <w:rsid w:val="001748E9"/>
    <w:rsid w:val="00177386"/>
    <w:rsid w:val="00177D35"/>
    <w:rsid w:val="00177FE0"/>
    <w:rsid w:val="00181BE6"/>
    <w:rsid w:val="00182719"/>
    <w:rsid w:val="00182963"/>
    <w:rsid w:val="00182967"/>
    <w:rsid w:val="0018392C"/>
    <w:rsid w:val="00184473"/>
    <w:rsid w:val="00184868"/>
    <w:rsid w:val="00184FC3"/>
    <w:rsid w:val="001857EB"/>
    <w:rsid w:val="0018586A"/>
    <w:rsid w:val="00193057"/>
    <w:rsid w:val="00194979"/>
    <w:rsid w:val="00196623"/>
    <w:rsid w:val="001971FE"/>
    <w:rsid w:val="00197477"/>
    <w:rsid w:val="001A022D"/>
    <w:rsid w:val="001A110F"/>
    <w:rsid w:val="001A5AEF"/>
    <w:rsid w:val="001A75B5"/>
    <w:rsid w:val="001B0B74"/>
    <w:rsid w:val="001B131B"/>
    <w:rsid w:val="001B1469"/>
    <w:rsid w:val="001B34EC"/>
    <w:rsid w:val="001B36BE"/>
    <w:rsid w:val="001B3BFE"/>
    <w:rsid w:val="001B41EA"/>
    <w:rsid w:val="001B71D1"/>
    <w:rsid w:val="001C1B1D"/>
    <w:rsid w:val="001C2143"/>
    <w:rsid w:val="001C2424"/>
    <w:rsid w:val="001C26A3"/>
    <w:rsid w:val="001C3422"/>
    <w:rsid w:val="001C3793"/>
    <w:rsid w:val="001D0B0C"/>
    <w:rsid w:val="001D2D49"/>
    <w:rsid w:val="001D3BB3"/>
    <w:rsid w:val="001D4126"/>
    <w:rsid w:val="001D5546"/>
    <w:rsid w:val="001D68C7"/>
    <w:rsid w:val="001E00AC"/>
    <w:rsid w:val="001E03F9"/>
    <w:rsid w:val="001E0926"/>
    <w:rsid w:val="001E45C2"/>
    <w:rsid w:val="001E56FC"/>
    <w:rsid w:val="001F1723"/>
    <w:rsid w:val="001F45E2"/>
    <w:rsid w:val="001F5517"/>
    <w:rsid w:val="001F5908"/>
    <w:rsid w:val="001F68A3"/>
    <w:rsid w:val="00201F8D"/>
    <w:rsid w:val="002036A3"/>
    <w:rsid w:val="002039EE"/>
    <w:rsid w:val="00203D5F"/>
    <w:rsid w:val="00204FD1"/>
    <w:rsid w:val="00205CA1"/>
    <w:rsid w:val="00206230"/>
    <w:rsid w:val="0020743F"/>
    <w:rsid w:val="00210AC5"/>
    <w:rsid w:val="0021128B"/>
    <w:rsid w:val="00211C24"/>
    <w:rsid w:val="0021236B"/>
    <w:rsid w:val="0021254D"/>
    <w:rsid w:val="00212EBB"/>
    <w:rsid w:val="00216499"/>
    <w:rsid w:val="002206B0"/>
    <w:rsid w:val="00221340"/>
    <w:rsid w:val="00221D83"/>
    <w:rsid w:val="002223E3"/>
    <w:rsid w:val="0022284A"/>
    <w:rsid w:val="00223191"/>
    <w:rsid w:val="00226C4D"/>
    <w:rsid w:val="00231BD0"/>
    <w:rsid w:val="00234E52"/>
    <w:rsid w:val="00240C99"/>
    <w:rsid w:val="00246CE5"/>
    <w:rsid w:val="00252163"/>
    <w:rsid w:val="002527F7"/>
    <w:rsid w:val="002529B8"/>
    <w:rsid w:val="00252C47"/>
    <w:rsid w:val="002532FD"/>
    <w:rsid w:val="0025353D"/>
    <w:rsid w:val="00253D6B"/>
    <w:rsid w:val="00254248"/>
    <w:rsid w:val="00254C1D"/>
    <w:rsid w:val="002556CD"/>
    <w:rsid w:val="0025752A"/>
    <w:rsid w:val="00257A47"/>
    <w:rsid w:val="00261203"/>
    <w:rsid w:val="002614C0"/>
    <w:rsid w:val="0026209F"/>
    <w:rsid w:val="00262780"/>
    <w:rsid w:val="00264A3B"/>
    <w:rsid w:val="00264ED9"/>
    <w:rsid w:val="00265BDA"/>
    <w:rsid w:val="00270258"/>
    <w:rsid w:val="00272326"/>
    <w:rsid w:val="002731F2"/>
    <w:rsid w:val="002765F1"/>
    <w:rsid w:val="00277C4E"/>
    <w:rsid w:val="0028346C"/>
    <w:rsid w:val="002834D7"/>
    <w:rsid w:val="0028394E"/>
    <w:rsid w:val="00290AF9"/>
    <w:rsid w:val="00294E92"/>
    <w:rsid w:val="00294F99"/>
    <w:rsid w:val="00295B0C"/>
    <w:rsid w:val="002960CB"/>
    <w:rsid w:val="002A0198"/>
    <w:rsid w:val="002A0229"/>
    <w:rsid w:val="002A064C"/>
    <w:rsid w:val="002A1F41"/>
    <w:rsid w:val="002A2741"/>
    <w:rsid w:val="002A2E12"/>
    <w:rsid w:val="002A3A6F"/>
    <w:rsid w:val="002A4DD2"/>
    <w:rsid w:val="002B02E4"/>
    <w:rsid w:val="002B0BDF"/>
    <w:rsid w:val="002B0EF9"/>
    <w:rsid w:val="002B1CB7"/>
    <w:rsid w:val="002B21C9"/>
    <w:rsid w:val="002B3D6F"/>
    <w:rsid w:val="002B6A52"/>
    <w:rsid w:val="002C1075"/>
    <w:rsid w:val="002C135B"/>
    <w:rsid w:val="002C1A1B"/>
    <w:rsid w:val="002C215D"/>
    <w:rsid w:val="002C297E"/>
    <w:rsid w:val="002C3A34"/>
    <w:rsid w:val="002C6195"/>
    <w:rsid w:val="002C6A28"/>
    <w:rsid w:val="002C774F"/>
    <w:rsid w:val="002D447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01954"/>
    <w:rsid w:val="00301C9A"/>
    <w:rsid w:val="00306A53"/>
    <w:rsid w:val="0030796A"/>
    <w:rsid w:val="00310476"/>
    <w:rsid w:val="003124F4"/>
    <w:rsid w:val="00312D0A"/>
    <w:rsid w:val="00313BE4"/>
    <w:rsid w:val="00314C58"/>
    <w:rsid w:val="00315818"/>
    <w:rsid w:val="0031582B"/>
    <w:rsid w:val="00315C29"/>
    <w:rsid w:val="00316C05"/>
    <w:rsid w:val="00321C6E"/>
    <w:rsid w:val="00322DCF"/>
    <w:rsid w:val="00323F20"/>
    <w:rsid w:val="003248BB"/>
    <w:rsid w:val="00325860"/>
    <w:rsid w:val="00325D24"/>
    <w:rsid w:val="00327BAA"/>
    <w:rsid w:val="00330172"/>
    <w:rsid w:val="003303CD"/>
    <w:rsid w:val="00332BDB"/>
    <w:rsid w:val="003359B9"/>
    <w:rsid w:val="003368DC"/>
    <w:rsid w:val="00337CB4"/>
    <w:rsid w:val="0034098D"/>
    <w:rsid w:val="0034434C"/>
    <w:rsid w:val="00345185"/>
    <w:rsid w:val="00347381"/>
    <w:rsid w:val="00347B51"/>
    <w:rsid w:val="003503DD"/>
    <w:rsid w:val="00351650"/>
    <w:rsid w:val="00352C1A"/>
    <w:rsid w:val="00354E49"/>
    <w:rsid w:val="00365781"/>
    <w:rsid w:val="00366A0A"/>
    <w:rsid w:val="00367CCC"/>
    <w:rsid w:val="00370AF4"/>
    <w:rsid w:val="0037175B"/>
    <w:rsid w:val="003718B7"/>
    <w:rsid w:val="003724D4"/>
    <w:rsid w:val="00372963"/>
    <w:rsid w:val="00373EB3"/>
    <w:rsid w:val="003751F8"/>
    <w:rsid w:val="00376D80"/>
    <w:rsid w:val="003823FF"/>
    <w:rsid w:val="00382529"/>
    <w:rsid w:val="003842E2"/>
    <w:rsid w:val="003857BB"/>
    <w:rsid w:val="003859C0"/>
    <w:rsid w:val="00386496"/>
    <w:rsid w:val="003928EF"/>
    <w:rsid w:val="00395A04"/>
    <w:rsid w:val="003960FD"/>
    <w:rsid w:val="003A068B"/>
    <w:rsid w:val="003A1ED1"/>
    <w:rsid w:val="003A2EBA"/>
    <w:rsid w:val="003A2F64"/>
    <w:rsid w:val="003A391E"/>
    <w:rsid w:val="003A5BF3"/>
    <w:rsid w:val="003A6710"/>
    <w:rsid w:val="003A76FE"/>
    <w:rsid w:val="003A7803"/>
    <w:rsid w:val="003B1066"/>
    <w:rsid w:val="003B167C"/>
    <w:rsid w:val="003B1E3C"/>
    <w:rsid w:val="003B46F9"/>
    <w:rsid w:val="003B4BC3"/>
    <w:rsid w:val="003B4BE9"/>
    <w:rsid w:val="003B7330"/>
    <w:rsid w:val="003C171D"/>
    <w:rsid w:val="003C1B97"/>
    <w:rsid w:val="003C3A29"/>
    <w:rsid w:val="003C6AE9"/>
    <w:rsid w:val="003D087E"/>
    <w:rsid w:val="003D1C67"/>
    <w:rsid w:val="003D1DAE"/>
    <w:rsid w:val="003D3108"/>
    <w:rsid w:val="003D3451"/>
    <w:rsid w:val="003D356A"/>
    <w:rsid w:val="003D3737"/>
    <w:rsid w:val="003D3AA5"/>
    <w:rsid w:val="003D45E1"/>
    <w:rsid w:val="003D4942"/>
    <w:rsid w:val="003D5282"/>
    <w:rsid w:val="003D629E"/>
    <w:rsid w:val="003D7A4C"/>
    <w:rsid w:val="003D7C11"/>
    <w:rsid w:val="003E1919"/>
    <w:rsid w:val="003E22BC"/>
    <w:rsid w:val="003E6044"/>
    <w:rsid w:val="003E6566"/>
    <w:rsid w:val="003E738E"/>
    <w:rsid w:val="003F0C2E"/>
    <w:rsid w:val="003F0D3F"/>
    <w:rsid w:val="003F2C75"/>
    <w:rsid w:val="003F59C3"/>
    <w:rsid w:val="003F5BD0"/>
    <w:rsid w:val="003F63EE"/>
    <w:rsid w:val="003F6695"/>
    <w:rsid w:val="003F75FD"/>
    <w:rsid w:val="003F7999"/>
    <w:rsid w:val="00400F45"/>
    <w:rsid w:val="00401C9D"/>
    <w:rsid w:val="00402266"/>
    <w:rsid w:val="004029B0"/>
    <w:rsid w:val="004029DD"/>
    <w:rsid w:val="00402D0F"/>
    <w:rsid w:val="00404223"/>
    <w:rsid w:val="00411F18"/>
    <w:rsid w:val="00413626"/>
    <w:rsid w:val="00413E42"/>
    <w:rsid w:val="004150CB"/>
    <w:rsid w:val="00415217"/>
    <w:rsid w:val="004160D6"/>
    <w:rsid w:val="00421859"/>
    <w:rsid w:val="00425470"/>
    <w:rsid w:val="004254C9"/>
    <w:rsid w:val="00427814"/>
    <w:rsid w:val="00434AEA"/>
    <w:rsid w:val="00434C6A"/>
    <w:rsid w:val="00435EE2"/>
    <w:rsid w:val="00437190"/>
    <w:rsid w:val="00440171"/>
    <w:rsid w:val="00441BB5"/>
    <w:rsid w:val="00442CB1"/>
    <w:rsid w:val="0044325E"/>
    <w:rsid w:val="0044416B"/>
    <w:rsid w:val="00446EDA"/>
    <w:rsid w:val="00447CCE"/>
    <w:rsid w:val="004506EB"/>
    <w:rsid w:val="00451CF7"/>
    <w:rsid w:val="004557CF"/>
    <w:rsid w:val="00455E2C"/>
    <w:rsid w:val="004569B7"/>
    <w:rsid w:val="00456DDE"/>
    <w:rsid w:val="00460EAB"/>
    <w:rsid w:val="0046314E"/>
    <w:rsid w:val="004639A4"/>
    <w:rsid w:val="00463E3C"/>
    <w:rsid w:val="0046506B"/>
    <w:rsid w:val="0046551A"/>
    <w:rsid w:val="00467E3E"/>
    <w:rsid w:val="00467F52"/>
    <w:rsid w:val="00472D46"/>
    <w:rsid w:val="004736D3"/>
    <w:rsid w:val="0047392C"/>
    <w:rsid w:val="0047396D"/>
    <w:rsid w:val="00474635"/>
    <w:rsid w:val="00474C11"/>
    <w:rsid w:val="00474FD9"/>
    <w:rsid w:val="0047740E"/>
    <w:rsid w:val="004775E2"/>
    <w:rsid w:val="0047781E"/>
    <w:rsid w:val="00480BF8"/>
    <w:rsid w:val="00483ADA"/>
    <w:rsid w:val="004849D1"/>
    <w:rsid w:val="00485B6A"/>
    <w:rsid w:val="00486F22"/>
    <w:rsid w:val="004908BF"/>
    <w:rsid w:val="004932E5"/>
    <w:rsid w:val="00493350"/>
    <w:rsid w:val="00494351"/>
    <w:rsid w:val="00495EF0"/>
    <w:rsid w:val="00496C3C"/>
    <w:rsid w:val="00497260"/>
    <w:rsid w:val="00497BA0"/>
    <w:rsid w:val="004A24A3"/>
    <w:rsid w:val="004A4299"/>
    <w:rsid w:val="004A5355"/>
    <w:rsid w:val="004B2D3E"/>
    <w:rsid w:val="004B4324"/>
    <w:rsid w:val="004B5B6A"/>
    <w:rsid w:val="004B627C"/>
    <w:rsid w:val="004C0130"/>
    <w:rsid w:val="004C187E"/>
    <w:rsid w:val="004C1C68"/>
    <w:rsid w:val="004C2744"/>
    <w:rsid w:val="004C5595"/>
    <w:rsid w:val="004C60F5"/>
    <w:rsid w:val="004C6678"/>
    <w:rsid w:val="004C7C90"/>
    <w:rsid w:val="004D03D2"/>
    <w:rsid w:val="004D19E7"/>
    <w:rsid w:val="004D2221"/>
    <w:rsid w:val="004D2415"/>
    <w:rsid w:val="004D311D"/>
    <w:rsid w:val="004D5608"/>
    <w:rsid w:val="004D7B3B"/>
    <w:rsid w:val="004E07A7"/>
    <w:rsid w:val="004E3146"/>
    <w:rsid w:val="004E3D56"/>
    <w:rsid w:val="004E5F12"/>
    <w:rsid w:val="004F246C"/>
    <w:rsid w:val="004F4FB8"/>
    <w:rsid w:val="004F56A1"/>
    <w:rsid w:val="004F7980"/>
    <w:rsid w:val="00502218"/>
    <w:rsid w:val="00502D1E"/>
    <w:rsid w:val="0050410B"/>
    <w:rsid w:val="005042E1"/>
    <w:rsid w:val="005056AB"/>
    <w:rsid w:val="00507B59"/>
    <w:rsid w:val="00507E07"/>
    <w:rsid w:val="00510B88"/>
    <w:rsid w:val="00510ED8"/>
    <w:rsid w:val="00513E97"/>
    <w:rsid w:val="005147D9"/>
    <w:rsid w:val="00514D2F"/>
    <w:rsid w:val="00515A31"/>
    <w:rsid w:val="00516049"/>
    <w:rsid w:val="005173FB"/>
    <w:rsid w:val="005208A9"/>
    <w:rsid w:val="00521515"/>
    <w:rsid w:val="005225A3"/>
    <w:rsid w:val="0052404E"/>
    <w:rsid w:val="00524BF6"/>
    <w:rsid w:val="00525A0A"/>
    <w:rsid w:val="005260BD"/>
    <w:rsid w:val="00526FE6"/>
    <w:rsid w:val="00530F46"/>
    <w:rsid w:val="0053154D"/>
    <w:rsid w:val="00534037"/>
    <w:rsid w:val="00537A14"/>
    <w:rsid w:val="005402CC"/>
    <w:rsid w:val="005417C9"/>
    <w:rsid w:val="00541F11"/>
    <w:rsid w:val="005429AD"/>
    <w:rsid w:val="00544183"/>
    <w:rsid w:val="0054475C"/>
    <w:rsid w:val="0054699D"/>
    <w:rsid w:val="0054702C"/>
    <w:rsid w:val="005475EF"/>
    <w:rsid w:val="00552229"/>
    <w:rsid w:val="0055309D"/>
    <w:rsid w:val="00553293"/>
    <w:rsid w:val="0055340D"/>
    <w:rsid w:val="00554D2D"/>
    <w:rsid w:val="00556E0D"/>
    <w:rsid w:val="00562BE9"/>
    <w:rsid w:val="0056417F"/>
    <w:rsid w:val="00565448"/>
    <w:rsid w:val="005749EF"/>
    <w:rsid w:val="00575033"/>
    <w:rsid w:val="005753D4"/>
    <w:rsid w:val="00575411"/>
    <w:rsid w:val="00575DE5"/>
    <w:rsid w:val="00576E43"/>
    <w:rsid w:val="00580259"/>
    <w:rsid w:val="005808ED"/>
    <w:rsid w:val="00581850"/>
    <w:rsid w:val="00583906"/>
    <w:rsid w:val="005847E4"/>
    <w:rsid w:val="00590167"/>
    <w:rsid w:val="005923AA"/>
    <w:rsid w:val="005928BD"/>
    <w:rsid w:val="005970EB"/>
    <w:rsid w:val="00597DBC"/>
    <w:rsid w:val="00597E91"/>
    <w:rsid w:val="005A09F2"/>
    <w:rsid w:val="005A17AB"/>
    <w:rsid w:val="005A2171"/>
    <w:rsid w:val="005A265B"/>
    <w:rsid w:val="005A2EC4"/>
    <w:rsid w:val="005A692C"/>
    <w:rsid w:val="005A6BF1"/>
    <w:rsid w:val="005A7B8A"/>
    <w:rsid w:val="005B1982"/>
    <w:rsid w:val="005B494E"/>
    <w:rsid w:val="005B5C41"/>
    <w:rsid w:val="005C0B18"/>
    <w:rsid w:val="005C14F0"/>
    <w:rsid w:val="005C217F"/>
    <w:rsid w:val="005C36CC"/>
    <w:rsid w:val="005C3F07"/>
    <w:rsid w:val="005C4698"/>
    <w:rsid w:val="005C5BE5"/>
    <w:rsid w:val="005C65AA"/>
    <w:rsid w:val="005C6847"/>
    <w:rsid w:val="005D2CE0"/>
    <w:rsid w:val="005D435D"/>
    <w:rsid w:val="005D51E6"/>
    <w:rsid w:val="005D5311"/>
    <w:rsid w:val="005D5C1D"/>
    <w:rsid w:val="005D6287"/>
    <w:rsid w:val="005D7923"/>
    <w:rsid w:val="005D7E20"/>
    <w:rsid w:val="005E0444"/>
    <w:rsid w:val="005E0447"/>
    <w:rsid w:val="005E0C21"/>
    <w:rsid w:val="005E1359"/>
    <w:rsid w:val="005E28CE"/>
    <w:rsid w:val="005E4E0C"/>
    <w:rsid w:val="005E529F"/>
    <w:rsid w:val="005E52B2"/>
    <w:rsid w:val="005F06C8"/>
    <w:rsid w:val="005F0F3F"/>
    <w:rsid w:val="005F0F57"/>
    <w:rsid w:val="005F4B04"/>
    <w:rsid w:val="005F53B9"/>
    <w:rsid w:val="005F5A6E"/>
    <w:rsid w:val="005F7188"/>
    <w:rsid w:val="006013B3"/>
    <w:rsid w:val="00601FE4"/>
    <w:rsid w:val="00610BA5"/>
    <w:rsid w:val="00610C14"/>
    <w:rsid w:val="00612EBD"/>
    <w:rsid w:val="006131FE"/>
    <w:rsid w:val="00615022"/>
    <w:rsid w:val="006167B5"/>
    <w:rsid w:val="00617061"/>
    <w:rsid w:val="00621B40"/>
    <w:rsid w:val="00621BA0"/>
    <w:rsid w:val="006229DD"/>
    <w:rsid w:val="00624DBA"/>
    <w:rsid w:val="00632D14"/>
    <w:rsid w:val="006336A2"/>
    <w:rsid w:val="00634159"/>
    <w:rsid w:val="006439ED"/>
    <w:rsid w:val="00643A8E"/>
    <w:rsid w:val="00644502"/>
    <w:rsid w:val="00644740"/>
    <w:rsid w:val="0064483F"/>
    <w:rsid w:val="00647E67"/>
    <w:rsid w:val="00650FA3"/>
    <w:rsid w:val="00651851"/>
    <w:rsid w:val="00652659"/>
    <w:rsid w:val="00653323"/>
    <w:rsid w:val="006533BB"/>
    <w:rsid w:val="00654DE5"/>
    <w:rsid w:val="00660BDF"/>
    <w:rsid w:val="00661C19"/>
    <w:rsid w:val="006628FC"/>
    <w:rsid w:val="00663379"/>
    <w:rsid w:val="00663EBC"/>
    <w:rsid w:val="00664247"/>
    <w:rsid w:val="0066486A"/>
    <w:rsid w:val="006653D3"/>
    <w:rsid w:val="00665CE6"/>
    <w:rsid w:val="00666980"/>
    <w:rsid w:val="00666DD1"/>
    <w:rsid w:val="00667583"/>
    <w:rsid w:val="00670822"/>
    <w:rsid w:val="006718E3"/>
    <w:rsid w:val="00671B2A"/>
    <w:rsid w:val="00676C6E"/>
    <w:rsid w:val="00676EEA"/>
    <w:rsid w:val="00676F12"/>
    <w:rsid w:val="00681062"/>
    <w:rsid w:val="00681EFD"/>
    <w:rsid w:val="006855A7"/>
    <w:rsid w:val="006865AE"/>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C0226"/>
    <w:rsid w:val="006C0536"/>
    <w:rsid w:val="006C1824"/>
    <w:rsid w:val="006C23DC"/>
    <w:rsid w:val="006C3023"/>
    <w:rsid w:val="006C426E"/>
    <w:rsid w:val="006C4845"/>
    <w:rsid w:val="006C5396"/>
    <w:rsid w:val="006C6201"/>
    <w:rsid w:val="006C66D2"/>
    <w:rsid w:val="006C7350"/>
    <w:rsid w:val="006D10AB"/>
    <w:rsid w:val="006D114E"/>
    <w:rsid w:val="006D2402"/>
    <w:rsid w:val="006D26F7"/>
    <w:rsid w:val="006D2A27"/>
    <w:rsid w:val="006D2D8B"/>
    <w:rsid w:val="006D4C93"/>
    <w:rsid w:val="006D670A"/>
    <w:rsid w:val="006D6EC0"/>
    <w:rsid w:val="006D7E69"/>
    <w:rsid w:val="006E4B82"/>
    <w:rsid w:val="006E60A3"/>
    <w:rsid w:val="006E61DA"/>
    <w:rsid w:val="006E68B7"/>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3529"/>
    <w:rsid w:val="007241B6"/>
    <w:rsid w:val="00725073"/>
    <w:rsid w:val="007251F6"/>
    <w:rsid w:val="00726133"/>
    <w:rsid w:val="00727F74"/>
    <w:rsid w:val="00730456"/>
    <w:rsid w:val="00730991"/>
    <w:rsid w:val="00730CE2"/>
    <w:rsid w:val="00731AC3"/>
    <w:rsid w:val="00731E4F"/>
    <w:rsid w:val="00732707"/>
    <w:rsid w:val="00733573"/>
    <w:rsid w:val="00733BF3"/>
    <w:rsid w:val="00736855"/>
    <w:rsid w:val="007372C2"/>
    <w:rsid w:val="00740C5F"/>
    <w:rsid w:val="00742265"/>
    <w:rsid w:val="0074231E"/>
    <w:rsid w:val="007444A8"/>
    <w:rsid w:val="00747825"/>
    <w:rsid w:val="00750409"/>
    <w:rsid w:val="00750448"/>
    <w:rsid w:val="00750669"/>
    <w:rsid w:val="007516A9"/>
    <w:rsid w:val="00751926"/>
    <w:rsid w:val="00751C9A"/>
    <w:rsid w:val="00751D30"/>
    <w:rsid w:val="00751DD0"/>
    <w:rsid w:val="00752074"/>
    <w:rsid w:val="0075218B"/>
    <w:rsid w:val="00752C31"/>
    <w:rsid w:val="00752F47"/>
    <w:rsid w:val="0075327E"/>
    <w:rsid w:val="0075349C"/>
    <w:rsid w:val="00754C77"/>
    <w:rsid w:val="007606A7"/>
    <w:rsid w:val="00760867"/>
    <w:rsid w:val="00760A6B"/>
    <w:rsid w:val="00760F59"/>
    <w:rsid w:val="00761D16"/>
    <w:rsid w:val="00763269"/>
    <w:rsid w:val="00763D2B"/>
    <w:rsid w:val="00764932"/>
    <w:rsid w:val="00765036"/>
    <w:rsid w:val="00765FBA"/>
    <w:rsid w:val="007670C9"/>
    <w:rsid w:val="00770027"/>
    <w:rsid w:val="00770192"/>
    <w:rsid w:val="00770E9D"/>
    <w:rsid w:val="00772F5F"/>
    <w:rsid w:val="007744BF"/>
    <w:rsid w:val="0077470C"/>
    <w:rsid w:val="00774F7D"/>
    <w:rsid w:val="00775BF2"/>
    <w:rsid w:val="0077766C"/>
    <w:rsid w:val="007820DE"/>
    <w:rsid w:val="00782EE0"/>
    <w:rsid w:val="00784A74"/>
    <w:rsid w:val="00784C70"/>
    <w:rsid w:val="007904AC"/>
    <w:rsid w:val="00793F84"/>
    <w:rsid w:val="00795386"/>
    <w:rsid w:val="00796BA2"/>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BCB"/>
    <w:rsid w:val="007C0FAA"/>
    <w:rsid w:val="007C1F01"/>
    <w:rsid w:val="007C3BF8"/>
    <w:rsid w:val="007C5446"/>
    <w:rsid w:val="007C57A9"/>
    <w:rsid w:val="007C644A"/>
    <w:rsid w:val="007C798A"/>
    <w:rsid w:val="007D192C"/>
    <w:rsid w:val="007D25B8"/>
    <w:rsid w:val="007D367A"/>
    <w:rsid w:val="007D5728"/>
    <w:rsid w:val="007D6DDC"/>
    <w:rsid w:val="007E0210"/>
    <w:rsid w:val="007E069C"/>
    <w:rsid w:val="007E1110"/>
    <w:rsid w:val="007E2643"/>
    <w:rsid w:val="007E48C8"/>
    <w:rsid w:val="007E72F3"/>
    <w:rsid w:val="007F2486"/>
    <w:rsid w:val="007F4E61"/>
    <w:rsid w:val="007F6063"/>
    <w:rsid w:val="007F726E"/>
    <w:rsid w:val="007F7A61"/>
    <w:rsid w:val="008014DA"/>
    <w:rsid w:val="008015A4"/>
    <w:rsid w:val="00803BF5"/>
    <w:rsid w:val="008055C2"/>
    <w:rsid w:val="00813174"/>
    <w:rsid w:val="00813EF0"/>
    <w:rsid w:val="0081407D"/>
    <w:rsid w:val="00814433"/>
    <w:rsid w:val="00814AC5"/>
    <w:rsid w:val="00814C86"/>
    <w:rsid w:val="00814F4B"/>
    <w:rsid w:val="00815A66"/>
    <w:rsid w:val="00816B58"/>
    <w:rsid w:val="008174FA"/>
    <w:rsid w:val="0082082E"/>
    <w:rsid w:val="00821E7A"/>
    <w:rsid w:val="00822734"/>
    <w:rsid w:val="00823510"/>
    <w:rsid w:val="0082363C"/>
    <w:rsid w:val="00823B7B"/>
    <w:rsid w:val="008271D1"/>
    <w:rsid w:val="00827B60"/>
    <w:rsid w:val="00830621"/>
    <w:rsid w:val="008308E3"/>
    <w:rsid w:val="00833BEF"/>
    <w:rsid w:val="008341DE"/>
    <w:rsid w:val="0083469F"/>
    <w:rsid w:val="00834F8D"/>
    <w:rsid w:val="0083777E"/>
    <w:rsid w:val="0083789A"/>
    <w:rsid w:val="00837E3A"/>
    <w:rsid w:val="00841040"/>
    <w:rsid w:val="00841ACF"/>
    <w:rsid w:val="0084216E"/>
    <w:rsid w:val="00842654"/>
    <w:rsid w:val="00846ED9"/>
    <w:rsid w:val="00846F28"/>
    <w:rsid w:val="00847692"/>
    <w:rsid w:val="00847F98"/>
    <w:rsid w:val="00853D66"/>
    <w:rsid w:val="008551BB"/>
    <w:rsid w:val="00864BA6"/>
    <w:rsid w:val="008659EB"/>
    <w:rsid w:val="008660CD"/>
    <w:rsid w:val="0086638D"/>
    <w:rsid w:val="008677BF"/>
    <w:rsid w:val="00867D4C"/>
    <w:rsid w:val="00870370"/>
    <w:rsid w:val="00871F5C"/>
    <w:rsid w:val="0087331E"/>
    <w:rsid w:val="00874C1F"/>
    <w:rsid w:val="00876779"/>
    <w:rsid w:val="00876DFA"/>
    <w:rsid w:val="0088089D"/>
    <w:rsid w:val="008812DA"/>
    <w:rsid w:val="00882A97"/>
    <w:rsid w:val="008843DA"/>
    <w:rsid w:val="008847BB"/>
    <w:rsid w:val="00885133"/>
    <w:rsid w:val="008861F1"/>
    <w:rsid w:val="008872D0"/>
    <w:rsid w:val="0089034A"/>
    <w:rsid w:val="00891796"/>
    <w:rsid w:val="0089372F"/>
    <w:rsid w:val="008968D5"/>
    <w:rsid w:val="008A1454"/>
    <w:rsid w:val="008A600A"/>
    <w:rsid w:val="008B124B"/>
    <w:rsid w:val="008B2BC2"/>
    <w:rsid w:val="008B36B8"/>
    <w:rsid w:val="008B3A9B"/>
    <w:rsid w:val="008B4591"/>
    <w:rsid w:val="008B516A"/>
    <w:rsid w:val="008B57A6"/>
    <w:rsid w:val="008B5F32"/>
    <w:rsid w:val="008B5F35"/>
    <w:rsid w:val="008B68A0"/>
    <w:rsid w:val="008B7547"/>
    <w:rsid w:val="008C024F"/>
    <w:rsid w:val="008C17AE"/>
    <w:rsid w:val="008C1869"/>
    <w:rsid w:val="008C2197"/>
    <w:rsid w:val="008C219D"/>
    <w:rsid w:val="008C2808"/>
    <w:rsid w:val="008C2900"/>
    <w:rsid w:val="008C49FB"/>
    <w:rsid w:val="008C4D4E"/>
    <w:rsid w:val="008C5DD8"/>
    <w:rsid w:val="008C5EBA"/>
    <w:rsid w:val="008C6D2E"/>
    <w:rsid w:val="008C726F"/>
    <w:rsid w:val="008C7AE3"/>
    <w:rsid w:val="008C7F93"/>
    <w:rsid w:val="008D01C4"/>
    <w:rsid w:val="008D0865"/>
    <w:rsid w:val="008D0E0D"/>
    <w:rsid w:val="008D126B"/>
    <w:rsid w:val="008D1AA1"/>
    <w:rsid w:val="008D261D"/>
    <w:rsid w:val="008D4E8C"/>
    <w:rsid w:val="008D5C29"/>
    <w:rsid w:val="008D70B0"/>
    <w:rsid w:val="008D7F9F"/>
    <w:rsid w:val="008E00D7"/>
    <w:rsid w:val="008E3BE5"/>
    <w:rsid w:val="008E579A"/>
    <w:rsid w:val="008E7D91"/>
    <w:rsid w:val="008F07DA"/>
    <w:rsid w:val="008F74A8"/>
    <w:rsid w:val="008F77E2"/>
    <w:rsid w:val="008F7CFF"/>
    <w:rsid w:val="00901000"/>
    <w:rsid w:val="00901447"/>
    <w:rsid w:val="00902231"/>
    <w:rsid w:val="00902FC2"/>
    <w:rsid w:val="00904AA4"/>
    <w:rsid w:val="0090500C"/>
    <w:rsid w:val="00905507"/>
    <w:rsid w:val="00911166"/>
    <w:rsid w:val="0091135C"/>
    <w:rsid w:val="0091411D"/>
    <w:rsid w:val="009157F0"/>
    <w:rsid w:val="00916059"/>
    <w:rsid w:val="00916133"/>
    <w:rsid w:val="0091621A"/>
    <w:rsid w:val="00916E4A"/>
    <w:rsid w:val="00920645"/>
    <w:rsid w:val="0092262C"/>
    <w:rsid w:val="00923A98"/>
    <w:rsid w:val="00923CE2"/>
    <w:rsid w:val="0092469E"/>
    <w:rsid w:val="00924851"/>
    <w:rsid w:val="00926EB0"/>
    <w:rsid w:val="00930736"/>
    <w:rsid w:val="00931FA1"/>
    <w:rsid w:val="00932C60"/>
    <w:rsid w:val="00934483"/>
    <w:rsid w:val="00935681"/>
    <w:rsid w:val="00937FB8"/>
    <w:rsid w:val="009406C3"/>
    <w:rsid w:val="00940F8C"/>
    <w:rsid w:val="009433B0"/>
    <w:rsid w:val="00944291"/>
    <w:rsid w:val="0094586A"/>
    <w:rsid w:val="009460B5"/>
    <w:rsid w:val="009467D4"/>
    <w:rsid w:val="00946856"/>
    <w:rsid w:val="00947380"/>
    <w:rsid w:val="00947ABD"/>
    <w:rsid w:val="009503F0"/>
    <w:rsid w:val="00954236"/>
    <w:rsid w:val="0095493D"/>
    <w:rsid w:val="00954D07"/>
    <w:rsid w:val="00956572"/>
    <w:rsid w:val="00957C99"/>
    <w:rsid w:val="00961797"/>
    <w:rsid w:val="00961971"/>
    <w:rsid w:val="00962206"/>
    <w:rsid w:val="00962B23"/>
    <w:rsid w:val="0096547D"/>
    <w:rsid w:val="009663F5"/>
    <w:rsid w:val="0096652C"/>
    <w:rsid w:val="009665F0"/>
    <w:rsid w:val="00970B5D"/>
    <w:rsid w:val="009744A4"/>
    <w:rsid w:val="00975F08"/>
    <w:rsid w:val="00976004"/>
    <w:rsid w:val="00977554"/>
    <w:rsid w:val="00980C16"/>
    <w:rsid w:val="00982A0C"/>
    <w:rsid w:val="009838A0"/>
    <w:rsid w:val="00984063"/>
    <w:rsid w:val="00984626"/>
    <w:rsid w:val="00984E57"/>
    <w:rsid w:val="009906A4"/>
    <w:rsid w:val="00990F84"/>
    <w:rsid w:val="00991738"/>
    <w:rsid w:val="0099475E"/>
    <w:rsid w:val="00995313"/>
    <w:rsid w:val="00995D55"/>
    <w:rsid w:val="00996A04"/>
    <w:rsid w:val="009970AB"/>
    <w:rsid w:val="009A0547"/>
    <w:rsid w:val="009A0D8A"/>
    <w:rsid w:val="009A13F6"/>
    <w:rsid w:val="009A3232"/>
    <w:rsid w:val="009A409C"/>
    <w:rsid w:val="009A637A"/>
    <w:rsid w:val="009A6485"/>
    <w:rsid w:val="009A7ADB"/>
    <w:rsid w:val="009B0D43"/>
    <w:rsid w:val="009B2078"/>
    <w:rsid w:val="009B4192"/>
    <w:rsid w:val="009B5554"/>
    <w:rsid w:val="009B5F67"/>
    <w:rsid w:val="009B6B95"/>
    <w:rsid w:val="009B7F98"/>
    <w:rsid w:val="009C0290"/>
    <w:rsid w:val="009C15BD"/>
    <w:rsid w:val="009C283E"/>
    <w:rsid w:val="009C36CA"/>
    <w:rsid w:val="009C3DAD"/>
    <w:rsid w:val="009C50E3"/>
    <w:rsid w:val="009D0DA0"/>
    <w:rsid w:val="009D1751"/>
    <w:rsid w:val="009D3380"/>
    <w:rsid w:val="009D77FE"/>
    <w:rsid w:val="009E028F"/>
    <w:rsid w:val="009E167E"/>
    <w:rsid w:val="009E2F59"/>
    <w:rsid w:val="009E30CB"/>
    <w:rsid w:val="009E55AB"/>
    <w:rsid w:val="009E5A73"/>
    <w:rsid w:val="009E5B22"/>
    <w:rsid w:val="009E7299"/>
    <w:rsid w:val="009E74A7"/>
    <w:rsid w:val="009F231B"/>
    <w:rsid w:val="009F4414"/>
    <w:rsid w:val="009F4A76"/>
    <w:rsid w:val="009F4BA6"/>
    <w:rsid w:val="009F4F88"/>
    <w:rsid w:val="009F75EB"/>
    <w:rsid w:val="009F772D"/>
    <w:rsid w:val="00A00DE1"/>
    <w:rsid w:val="00A01BBF"/>
    <w:rsid w:val="00A045EE"/>
    <w:rsid w:val="00A04FDB"/>
    <w:rsid w:val="00A063E4"/>
    <w:rsid w:val="00A076E2"/>
    <w:rsid w:val="00A135B7"/>
    <w:rsid w:val="00A166EC"/>
    <w:rsid w:val="00A17518"/>
    <w:rsid w:val="00A21624"/>
    <w:rsid w:val="00A21D37"/>
    <w:rsid w:val="00A22367"/>
    <w:rsid w:val="00A223D8"/>
    <w:rsid w:val="00A239BC"/>
    <w:rsid w:val="00A2459A"/>
    <w:rsid w:val="00A2692F"/>
    <w:rsid w:val="00A26BFD"/>
    <w:rsid w:val="00A2714C"/>
    <w:rsid w:val="00A2716D"/>
    <w:rsid w:val="00A27DB5"/>
    <w:rsid w:val="00A310DF"/>
    <w:rsid w:val="00A31C5C"/>
    <w:rsid w:val="00A31DCA"/>
    <w:rsid w:val="00A336B9"/>
    <w:rsid w:val="00A35C79"/>
    <w:rsid w:val="00A365E7"/>
    <w:rsid w:val="00A365F3"/>
    <w:rsid w:val="00A40102"/>
    <w:rsid w:val="00A40BBF"/>
    <w:rsid w:val="00A50D81"/>
    <w:rsid w:val="00A51709"/>
    <w:rsid w:val="00A51FF5"/>
    <w:rsid w:val="00A52325"/>
    <w:rsid w:val="00A53610"/>
    <w:rsid w:val="00A553EC"/>
    <w:rsid w:val="00A55AA5"/>
    <w:rsid w:val="00A61489"/>
    <w:rsid w:val="00A63340"/>
    <w:rsid w:val="00A6338F"/>
    <w:rsid w:val="00A63670"/>
    <w:rsid w:val="00A64A4C"/>
    <w:rsid w:val="00A64C79"/>
    <w:rsid w:val="00A64ED8"/>
    <w:rsid w:val="00A67915"/>
    <w:rsid w:val="00A70133"/>
    <w:rsid w:val="00A7033F"/>
    <w:rsid w:val="00A77D1C"/>
    <w:rsid w:val="00A80098"/>
    <w:rsid w:val="00A826D1"/>
    <w:rsid w:val="00A83707"/>
    <w:rsid w:val="00A909DC"/>
    <w:rsid w:val="00A91689"/>
    <w:rsid w:val="00A929C4"/>
    <w:rsid w:val="00A9554A"/>
    <w:rsid w:val="00A95B31"/>
    <w:rsid w:val="00A962A4"/>
    <w:rsid w:val="00A9789F"/>
    <w:rsid w:val="00A97C84"/>
    <w:rsid w:val="00AA0405"/>
    <w:rsid w:val="00AA1C0E"/>
    <w:rsid w:val="00AA36D7"/>
    <w:rsid w:val="00AA52EC"/>
    <w:rsid w:val="00AA7C57"/>
    <w:rsid w:val="00AB0664"/>
    <w:rsid w:val="00AB0BFF"/>
    <w:rsid w:val="00AB2C04"/>
    <w:rsid w:val="00AB4EE5"/>
    <w:rsid w:val="00AB6D8D"/>
    <w:rsid w:val="00AC1B8D"/>
    <w:rsid w:val="00AC333F"/>
    <w:rsid w:val="00AC564B"/>
    <w:rsid w:val="00AC57CE"/>
    <w:rsid w:val="00AC6020"/>
    <w:rsid w:val="00AC62A6"/>
    <w:rsid w:val="00AD064B"/>
    <w:rsid w:val="00AD07EB"/>
    <w:rsid w:val="00AD0A3D"/>
    <w:rsid w:val="00AD2F53"/>
    <w:rsid w:val="00AD32D0"/>
    <w:rsid w:val="00AD4DB8"/>
    <w:rsid w:val="00AE29F6"/>
    <w:rsid w:val="00AE2A84"/>
    <w:rsid w:val="00AE350A"/>
    <w:rsid w:val="00AE385E"/>
    <w:rsid w:val="00AE6C0A"/>
    <w:rsid w:val="00AE6D41"/>
    <w:rsid w:val="00AF1268"/>
    <w:rsid w:val="00AF131D"/>
    <w:rsid w:val="00AF267C"/>
    <w:rsid w:val="00AF2816"/>
    <w:rsid w:val="00AF2B9B"/>
    <w:rsid w:val="00AF37D4"/>
    <w:rsid w:val="00AF454B"/>
    <w:rsid w:val="00AF46D9"/>
    <w:rsid w:val="00AF6C87"/>
    <w:rsid w:val="00AF6F95"/>
    <w:rsid w:val="00AF77BB"/>
    <w:rsid w:val="00AF78BC"/>
    <w:rsid w:val="00AF7FF4"/>
    <w:rsid w:val="00B0224B"/>
    <w:rsid w:val="00B02E0C"/>
    <w:rsid w:val="00B043DC"/>
    <w:rsid w:val="00B04663"/>
    <w:rsid w:val="00B063DC"/>
    <w:rsid w:val="00B065EB"/>
    <w:rsid w:val="00B06CCF"/>
    <w:rsid w:val="00B07882"/>
    <w:rsid w:val="00B12754"/>
    <w:rsid w:val="00B134D3"/>
    <w:rsid w:val="00B1557A"/>
    <w:rsid w:val="00B157B5"/>
    <w:rsid w:val="00B16D34"/>
    <w:rsid w:val="00B17356"/>
    <w:rsid w:val="00B17979"/>
    <w:rsid w:val="00B22A78"/>
    <w:rsid w:val="00B2386B"/>
    <w:rsid w:val="00B2644B"/>
    <w:rsid w:val="00B300C4"/>
    <w:rsid w:val="00B316F1"/>
    <w:rsid w:val="00B318A6"/>
    <w:rsid w:val="00B3521B"/>
    <w:rsid w:val="00B35AA7"/>
    <w:rsid w:val="00B35E7D"/>
    <w:rsid w:val="00B36FD1"/>
    <w:rsid w:val="00B417B8"/>
    <w:rsid w:val="00B4261D"/>
    <w:rsid w:val="00B4314D"/>
    <w:rsid w:val="00B50395"/>
    <w:rsid w:val="00B50B68"/>
    <w:rsid w:val="00B51055"/>
    <w:rsid w:val="00B523AF"/>
    <w:rsid w:val="00B52869"/>
    <w:rsid w:val="00B52CB5"/>
    <w:rsid w:val="00B52E1F"/>
    <w:rsid w:val="00B53F88"/>
    <w:rsid w:val="00B5782C"/>
    <w:rsid w:val="00B61AED"/>
    <w:rsid w:val="00B635DA"/>
    <w:rsid w:val="00B644D2"/>
    <w:rsid w:val="00B65160"/>
    <w:rsid w:val="00B67BC5"/>
    <w:rsid w:val="00B7107E"/>
    <w:rsid w:val="00B71115"/>
    <w:rsid w:val="00B71293"/>
    <w:rsid w:val="00B712EE"/>
    <w:rsid w:val="00B72527"/>
    <w:rsid w:val="00B729E5"/>
    <w:rsid w:val="00B7343C"/>
    <w:rsid w:val="00B753AA"/>
    <w:rsid w:val="00B75CE7"/>
    <w:rsid w:val="00B77C20"/>
    <w:rsid w:val="00B77F2D"/>
    <w:rsid w:val="00B821EF"/>
    <w:rsid w:val="00B85BED"/>
    <w:rsid w:val="00B862F1"/>
    <w:rsid w:val="00B864EF"/>
    <w:rsid w:val="00B869C6"/>
    <w:rsid w:val="00B87009"/>
    <w:rsid w:val="00B87EAC"/>
    <w:rsid w:val="00B901B6"/>
    <w:rsid w:val="00B90F22"/>
    <w:rsid w:val="00B9110E"/>
    <w:rsid w:val="00B920CF"/>
    <w:rsid w:val="00B96135"/>
    <w:rsid w:val="00B96755"/>
    <w:rsid w:val="00B97437"/>
    <w:rsid w:val="00B97847"/>
    <w:rsid w:val="00B97E5A"/>
    <w:rsid w:val="00BA04A7"/>
    <w:rsid w:val="00BA1A39"/>
    <w:rsid w:val="00BA1B20"/>
    <w:rsid w:val="00BA20A5"/>
    <w:rsid w:val="00BA266E"/>
    <w:rsid w:val="00BA3AE5"/>
    <w:rsid w:val="00BA4F3E"/>
    <w:rsid w:val="00BA5576"/>
    <w:rsid w:val="00BA6B59"/>
    <w:rsid w:val="00BA7587"/>
    <w:rsid w:val="00BB0636"/>
    <w:rsid w:val="00BB3A1D"/>
    <w:rsid w:val="00BB5287"/>
    <w:rsid w:val="00BB62FD"/>
    <w:rsid w:val="00BB76C2"/>
    <w:rsid w:val="00BB7CA8"/>
    <w:rsid w:val="00BC0799"/>
    <w:rsid w:val="00BC108A"/>
    <w:rsid w:val="00BC2D59"/>
    <w:rsid w:val="00BC2EEB"/>
    <w:rsid w:val="00BC6160"/>
    <w:rsid w:val="00BD2D5D"/>
    <w:rsid w:val="00BD2DB2"/>
    <w:rsid w:val="00BD74F4"/>
    <w:rsid w:val="00BE2A63"/>
    <w:rsid w:val="00BE5893"/>
    <w:rsid w:val="00BF154A"/>
    <w:rsid w:val="00BF1684"/>
    <w:rsid w:val="00BF2A75"/>
    <w:rsid w:val="00BF6454"/>
    <w:rsid w:val="00BF66B5"/>
    <w:rsid w:val="00BF6F1E"/>
    <w:rsid w:val="00C0070F"/>
    <w:rsid w:val="00C012A4"/>
    <w:rsid w:val="00C02916"/>
    <w:rsid w:val="00C057FB"/>
    <w:rsid w:val="00C067C4"/>
    <w:rsid w:val="00C06DFF"/>
    <w:rsid w:val="00C075D6"/>
    <w:rsid w:val="00C1090C"/>
    <w:rsid w:val="00C1106F"/>
    <w:rsid w:val="00C12F82"/>
    <w:rsid w:val="00C13086"/>
    <w:rsid w:val="00C14918"/>
    <w:rsid w:val="00C14D3A"/>
    <w:rsid w:val="00C15065"/>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207F"/>
    <w:rsid w:val="00C3347F"/>
    <w:rsid w:val="00C3491F"/>
    <w:rsid w:val="00C350F3"/>
    <w:rsid w:val="00C36CF2"/>
    <w:rsid w:val="00C44025"/>
    <w:rsid w:val="00C44DB2"/>
    <w:rsid w:val="00C4587E"/>
    <w:rsid w:val="00C4591C"/>
    <w:rsid w:val="00C4752C"/>
    <w:rsid w:val="00C47B33"/>
    <w:rsid w:val="00C5143C"/>
    <w:rsid w:val="00C517BF"/>
    <w:rsid w:val="00C5195D"/>
    <w:rsid w:val="00C51F72"/>
    <w:rsid w:val="00C5310C"/>
    <w:rsid w:val="00C54637"/>
    <w:rsid w:val="00C547E4"/>
    <w:rsid w:val="00C566C5"/>
    <w:rsid w:val="00C57926"/>
    <w:rsid w:val="00C62A41"/>
    <w:rsid w:val="00C634CB"/>
    <w:rsid w:val="00C634F3"/>
    <w:rsid w:val="00C63778"/>
    <w:rsid w:val="00C63878"/>
    <w:rsid w:val="00C6670C"/>
    <w:rsid w:val="00C6795E"/>
    <w:rsid w:val="00C67F66"/>
    <w:rsid w:val="00C70CFE"/>
    <w:rsid w:val="00C74D0C"/>
    <w:rsid w:val="00C8046C"/>
    <w:rsid w:val="00C80FA9"/>
    <w:rsid w:val="00C81FBA"/>
    <w:rsid w:val="00C837D5"/>
    <w:rsid w:val="00C84923"/>
    <w:rsid w:val="00C861D4"/>
    <w:rsid w:val="00C86AEE"/>
    <w:rsid w:val="00C90EC4"/>
    <w:rsid w:val="00C938D0"/>
    <w:rsid w:val="00C94B32"/>
    <w:rsid w:val="00C94C9E"/>
    <w:rsid w:val="00C94D06"/>
    <w:rsid w:val="00C94F42"/>
    <w:rsid w:val="00C96B8B"/>
    <w:rsid w:val="00C97695"/>
    <w:rsid w:val="00CA1962"/>
    <w:rsid w:val="00CA6DCC"/>
    <w:rsid w:val="00CA6E5C"/>
    <w:rsid w:val="00CA7785"/>
    <w:rsid w:val="00CB0BE2"/>
    <w:rsid w:val="00CB1CA2"/>
    <w:rsid w:val="00CB488A"/>
    <w:rsid w:val="00CB48DF"/>
    <w:rsid w:val="00CB4D6C"/>
    <w:rsid w:val="00CB5E8B"/>
    <w:rsid w:val="00CB6790"/>
    <w:rsid w:val="00CB7284"/>
    <w:rsid w:val="00CB7763"/>
    <w:rsid w:val="00CB79D1"/>
    <w:rsid w:val="00CC191F"/>
    <w:rsid w:val="00CC3002"/>
    <w:rsid w:val="00CC32C2"/>
    <w:rsid w:val="00CC3D2D"/>
    <w:rsid w:val="00CC3D88"/>
    <w:rsid w:val="00CC3F24"/>
    <w:rsid w:val="00CC4400"/>
    <w:rsid w:val="00CC559D"/>
    <w:rsid w:val="00CC75BD"/>
    <w:rsid w:val="00CD1335"/>
    <w:rsid w:val="00CD1B9A"/>
    <w:rsid w:val="00CD2250"/>
    <w:rsid w:val="00CD2299"/>
    <w:rsid w:val="00CD354B"/>
    <w:rsid w:val="00CD3CD6"/>
    <w:rsid w:val="00CD4840"/>
    <w:rsid w:val="00CD4E97"/>
    <w:rsid w:val="00CD50D1"/>
    <w:rsid w:val="00CD50F4"/>
    <w:rsid w:val="00CD55F6"/>
    <w:rsid w:val="00CD56DB"/>
    <w:rsid w:val="00CD5C27"/>
    <w:rsid w:val="00CD6D13"/>
    <w:rsid w:val="00CD7682"/>
    <w:rsid w:val="00CE0195"/>
    <w:rsid w:val="00CE0AE9"/>
    <w:rsid w:val="00CE1E98"/>
    <w:rsid w:val="00CE2A82"/>
    <w:rsid w:val="00CE2E9B"/>
    <w:rsid w:val="00CE370E"/>
    <w:rsid w:val="00CE4985"/>
    <w:rsid w:val="00CE551B"/>
    <w:rsid w:val="00CE5D5B"/>
    <w:rsid w:val="00CE5D6B"/>
    <w:rsid w:val="00CE6BA9"/>
    <w:rsid w:val="00CF114F"/>
    <w:rsid w:val="00CF1DAE"/>
    <w:rsid w:val="00CF2184"/>
    <w:rsid w:val="00CF5309"/>
    <w:rsid w:val="00CF6658"/>
    <w:rsid w:val="00CF6C30"/>
    <w:rsid w:val="00CF6DD9"/>
    <w:rsid w:val="00CF6EA0"/>
    <w:rsid w:val="00CF7589"/>
    <w:rsid w:val="00D0032A"/>
    <w:rsid w:val="00D029CA"/>
    <w:rsid w:val="00D02B04"/>
    <w:rsid w:val="00D040F7"/>
    <w:rsid w:val="00D042B0"/>
    <w:rsid w:val="00D05250"/>
    <w:rsid w:val="00D055A1"/>
    <w:rsid w:val="00D06F82"/>
    <w:rsid w:val="00D07573"/>
    <w:rsid w:val="00D0786D"/>
    <w:rsid w:val="00D0795E"/>
    <w:rsid w:val="00D12E64"/>
    <w:rsid w:val="00D130BA"/>
    <w:rsid w:val="00D135B8"/>
    <w:rsid w:val="00D136F2"/>
    <w:rsid w:val="00D14BC4"/>
    <w:rsid w:val="00D15844"/>
    <w:rsid w:val="00D17EAD"/>
    <w:rsid w:val="00D21546"/>
    <w:rsid w:val="00D21A1C"/>
    <w:rsid w:val="00D2265B"/>
    <w:rsid w:val="00D243DE"/>
    <w:rsid w:val="00D24910"/>
    <w:rsid w:val="00D24F8F"/>
    <w:rsid w:val="00D25563"/>
    <w:rsid w:val="00D25CD5"/>
    <w:rsid w:val="00D27D0D"/>
    <w:rsid w:val="00D30863"/>
    <w:rsid w:val="00D31DF9"/>
    <w:rsid w:val="00D32AAB"/>
    <w:rsid w:val="00D34101"/>
    <w:rsid w:val="00D3487B"/>
    <w:rsid w:val="00D3609C"/>
    <w:rsid w:val="00D36498"/>
    <w:rsid w:val="00D40DA5"/>
    <w:rsid w:val="00D43C06"/>
    <w:rsid w:val="00D4590A"/>
    <w:rsid w:val="00D463E8"/>
    <w:rsid w:val="00D47D89"/>
    <w:rsid w:val="00D572C5"/>
    <w:rsid w:val="00D57B63"/>
    <w:rsid w:val="00D60149"/>
    <w:rsid w:val="00D6042D"/>
    <w:rsid w:val="00D66DDA"/>
    <w:rsid w:val="00D675C0"/>
    <w:rsid w:val="00D67EC8"/>
    <w:rsid w:val="00D70A33"/>
    <w:rsid w:val="00D717D9"/>
    <w:rsid w:val="00D71F91"/>
    <w:rsid w:val="00D7267D"/>
    <w:rsid w:val="00D726BD"/>
    <w:rsid w:val="00D7281E"/>
    <w:rsid w:val="00D73C49"/>
    <w:rsid w:val="00D74E96"/>
    <w:rsid w:val="00D75C51"/>
    <w:rsid w:val="00D75C92"/>
    <w:rsid w:val="00D772EB"/>
    <w:rsid w:val="00D80CAF"/>
    <w:rsid w:val="00D84C15"/>
    <w:rsid w:val="00D85090"/>
    <w:rsid w:val="00D901C2"/>
    <w:rsid w:val="00D91229"/>
    <w:rsid w:val="00D9190E"/>
    <w:rsid w:val="00D92631"/>
    <w:rsid w:val="00D97315"/>
    <w:rsid w:val="00D97C4D"/>
    <w:rsid w:val="00DA4713"/>
    <w:rsid w:val="00DA639E"/>
    <w:rsid w:val="00DB0DAC"/>
    <w:rsid w:val="00DB1780"/>
    <w:rsid w:val="00DB28A4"/>
    <w:rsid w:val="00DB2DC7"/>
    <w:rsid w:val="00DB3969"/>
    <w:rsid w:val="00DB3DB6"/>
    <w:rsid w:val="00DB6530"/>
    <w:rsid w:val="00DC07C7"/>
    <w:rsid w:val="00DC0C3E"/>
    <w:rsid w:val="00DC1243"/>
    <w:rsid w:val="00DC3671"/>
    <w:rsid w:val="00DC52B1"/>
    <w:rsid w:val="00DC5B95"/>
    <w:rsid w:val="00DC672B"/>
    <w:rsid w:val="00DC7812"/>
    <w:rsid w:val="00DD03F0"/>
    <w:rsid w:val="00DD1B42"/>
    <w:rsid w:val="00DD2DBD"/>
    <w:rsid w:val="00DD3D84"/>
    <w:rsid w:val="00DD57C3"/>
    <w:rsid w:val="00DD5E57"/>
    <w:rsid w:val="00DD6DA8"/>
    <w:rsid w:val="00DD7B6A"/>
    <w:rsid w:val="00DE2CD7"/>
    <w:rsid w:val="00DE3FE0"/>
    <w:rsid w:val="00DE400B"/>
    <w:rsid w:val="00DE5960"/>
    <w:rsid w:val="00DE73AC"/>
    <w:rsid w:val="00DF0FB4"/>
    <w:rsid w:val="00DF1CAC"/>
    <w:rsid w:val="00DF29DB"/>
    <w:rsid w:val="00DF2AF5"/>
    <w:rsid w:val="00DF2B2A"/>
    <w:rsid w:val="00DF3913"/>
    <w:rsid w:val="00DF5F43"/>
    <w:rsid w:val="00DF78F4"/>
    <w:rsid w:val="00DF7FC0"/>
    <w:rsid w:val="00E0060C"/>
    <w:rsid w:val="00E02106"/>
    <w:rsid w:val="00E060DA"/>
    <w:rsid w:val="00E0694C"/>
    <w:rsid w:val="00E07C6A"/>
    <w:rsid w:val="00E07DCB"/>
    <w:rsid w:val="00E108C7"/>
    <w:rsid w:val="00E11F18"/>
    <w:rsid w:val="00E122FF"/>
    <w:rsid w:val="00E13278"/>
    <w:rsid w:val="00E1396B"/>
    <w:rsid w:val="00E14A9C"/>
    <w:rsid w:val="00E15811"/>
    <w:rsid w:val="00E17237"/>
    <w:rsid w:val="00E17B44"/>
    <w:rsid w:val="00E23896"/>
    <w:rsid w:val="00E23BDE"/>
    <w:rsid w:val="00E247D3"/>
    <w:rsid w:val="00E24D8A"/>
    <w:rsid w:val="00E25049"/>
    <w:rsid w:val="00E2557F"/>
    <w:rsid w:val="00E26114"/>
    <w:rsid w:val="00E27A8A"/>
    <w:rsid w:val="00E30167"/>
    <w:rsid w:val="00E319A6"/>
    <w:rsid w:val="00E32D41"/>
    <w:rsid w:val="00E3301E"/>
    <w:rsid w:val="00E34867"/>
    <w:rsid w:val="00E36283"/>
    <w:rsid w:val="00E3674B"/>
    <w:rsid w:val="00E3725A"/>
    <w:rsid w:val="00E407BE"/>
    <w:rsid w:val="00E41654"/>
    <w:rsid w:val="00E419FB"/>
    <w:rsid w:val="00E41B0A"/>
    <w:rsid w:val="00E45B6A"/>
    <w:rsid w:val="00E45E49"/>
    <w:rsid w:val="00E4779D"/>
    <w:rsid w:val="00E47F61"/>
    <w:rsid w:val="00E50E16"/>
    <w:rsid w:val="00E539FF"/>
    <w:rsid w:val="00E54412"/>
    <w:rsid w:val="00E55675"/>
    <w:rsid w:val="00E55B48"/>
    <w:rsid w:val="00E57545"/>
    <w:rsid w:val="00E622CD"/>
    <w:rsid w:val="00E622F2"/>
    <w:rsid w:val="00E62555"/>
    <w:rsid w:val="00E63520"/>
    <w:rsid w:val="00E64CC8"/>
    <w:rsid w:val="00E64D5C"/>
    <w:rsid w:val="00E662D5"/>
    <w:rsid w:val="00E66751"/>
    <w:rsid w:val="00E66FBD"/>
    <w:rsid w:val="00E7086E"/>
    <w:rsid w:val="00E72123"/>
    <w:rsid w:val="00E7358F"/>
    <w:rsid w:val="00E73AC5"/>
    <w:rsid w:val="00E754A8"/>
    <w:rsid w:val="00E75D6B"/>
    <w:rsid w:val="00E76BDE"/>
    <w:rsid w:val="00E808EB"/>
    <w:rsid w:val="00E825D6"/>
    <w:rsid w:val="00E82A26"/>
    <w:rsid w:val="00E84E22"/>
    <w:rsid w:val="00E852C0"/>
    <w:rsid w:val="00E85AFD"/>
    <w:rsid w:val="00E86D38"/>
    <w:rsid w:val="00E87D44"/>
    <w:rsid w:val="00E900C4"/>
    <w:rsid w:val="00E90A58"/>
    <w:rsid w:val="00E923B8"/>
    <w:rsid w:val="00E954C4"/>
    <w:rsid w:val="00E96A3D"/>
    <w:rsid w:val="00E9735C"/>
    <w:rsid w:val="00EA009D"/>
    <w:rsid w:val="00EA12D2"/>
    <w:rsid w:val="00EA3962"/>
    <w:rsid w:val="00EA4ECA"/>
    <w:rsid w:val="00EA5153"/>
    <w:rsid w:val="00EA5C22"/>
    <w:rsid w:val="00EA5C64"/>
    <w:rsid w:val="00EA6D94"/>
    <w:rsid w:val="00EA6F65"/>
    <w:rsid w:val="00EA76B0"/>
    <w:rsid w:val="00EA7CF1"/>
    <w:rsid w:val="00EB0E25"/>
    <w:rsid w:val="00EB231F"/>
    <w:rsid w:val="00EC16D5"/>
    <w:rsid w:val="00EC3D26"/>
    <w:rsid w:val="00EC3F09"/>
    <w:rsid w:val="00EC501A"/>
    <w:rsid w:val="00EC5AEB"/>
    <w:rsid w:val="00EC6181"/>
    <w:rsid w:val="00EC6382"/>
    <w:rsid w:val="00EC65AE"/>
    <w:rsid w:val="00ED02FE"/>
    <w:rsid w:val="00ED0675"/>
    <w:rsid w:val="00ED3835"/>
    <w:rsid w:val="00ED4ADC"/>
    <w:rsid w:val="00ED5FB8"/>
    <w:rsid w:val="00ED6E7D"/>
    <w:rsid w:val="00ED7303"/>
    <w:rsid w:val="00ED76B5"/>
    <w:rsid w:val="00EE038B"/>
    <w:rsid w:val="00EE1DEA"/>
    <w:rsid w:val="00EE78D3"/>
    <w:rsid w:val="00EE7953"/>
    <w:rsid w:val="00EF06DE"/>
    <w:rsid w:val="00EF1563"/>
    <w:rsid w:val="00EF2F6B"/>
    <w:rsid w:val="00EF558B"/>
    <w:rsid w:val="00EF5F28"/>
    <w:rsid w:val="00EF6BDC"/>
    <w:rsid w:val="00EF7621"/>
    <w:rsid w:val="00EF7B73"/>
    <w:rsid w:val="00F02381"/>
    <w:rsid w:val="00F033F8"/>
    <w:rsid w:val="00F053CB"/>
    <w:rsid w:val="00F11C38"/>
    <w:rsid w:val="00F13B9B"/>
    <w:rsid w:val="00F144B5"/>
    <w:rsid w:val="00F1537D"/>
    <w:rsid w:val="00F16899"/>
    <w:rsid w:val="00F242E4"/>
    <w:rsid w:val="00F249E0"/>
    <w:rsid w:val="00F24C4D"/>
    <w:rsid w:val="00F26A9B"/>
    <w:rsid w:val="00F336AA"/>
    <w:rsid w:val="00F33997"/>
    <w:rsid w:val="00F339B5"/>
    <w:rsid w:val="00F34837"/>
    <w:rsid w:val="00F34A92"/>
    <w:rsid w:val="00F34CC6"/>
    <w:rsid w:val="00F415F5"/>
    <w:rsid w:val="00F41C8A"/>
    <w:rsid w:val="00F43CB9"/>
    <w:rsid w:val="00F45A03"/>
    <w:rsid w:val="00F47152"/>
    <w:rsid w:val="00F47E3D"/>
    <w:rsid w:val="00F503D9"/>
    <w:rsid w:val="00F507B2"/>
    <w:rsid w:val="00F50A53"/>
    <w:rsid w:val="00F50EE8"/>
    <w:rsid w:val="00F5316C"/>
    <w:rsid w:val="00F55007"/>
    <w:rsid w:val="00F56256"/>
    <w:rsid w:val="00F57956"/>
    <w:rsid w:val="00F62A01"/>
    <w:rsid w:val="00F63CAD"/>
    <w:rsid w:val="00F65DBB"/>
    <w:rsid w:val="00F663AD"/>
    <w:rsid w:val="00F7066B"/>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1CF3"/>
    <w:rsid w:val="00F92380"/>
    <w:rsid w:val="00F92960"/>
    <w:rsid w:val="00F93094"/>
    <w:rsid w:val="00F968B1"/>
    <w:rsid w:val="00FA09BE"/>
    <w:rsid w:val="00FA1260"/>
    <w:rsid w:val="00FA1967"/>
    <w:rsid w:val="00FA4C1D"/>
    <w:rsid w:val="00FA6787"/>
    <w:rsid w:val="00FB009B"/>
    <w:rsid w:val="00FB1A03"/>
    <w:rsid w:val="00FB4642"/>
    <w:rsid w:val="00FB4CED"/>
    <w:rsid w:val="00FB53B8"/>
    <w:rsid w:val="00FB5BE9"/>
    <w:rsid w:val="00FB67EF"/>
    <w:rsid w:val="00FB6849"/>
    <w:rsid w:val="00FB6B8B"/>
    <w:rsid w:val="00FB7845"/>
    <w:rsid w:val="00FC00AE"/>
    <w:rsid w:val="00FC0298"/>
    <w:rsid w:val="00FC152E"/>
    <w:rsid w:val="00FC22AC"/>
    <w:rsid w:val="00FC281E"/>
    <w:rsid w:val="00FC2960"/>
    <w:rsid w:val="00FC2BD5"/>
    <w:rsid w:val="00FC3096"/>
    <w:rsid w:val="00FC45DB"/>
    <w:rsid w:val="00FC6941"/>
    <w:rsid w:val="00FC7274"/>
    <w:rsid w:val="00FC7E0C"/>
    <w:rsid w:val="00FD04A4"/>
    <w:rsid w:val="00FD1039"/>
    <w:rsid w:val="00FD20C5"/>
    <w:rsid w:val="00FD239F"/>
    <w:rsid w:val="00FD278E"/>
    <w:rsid w:val="00FD2B3C"/>
    <w:rsid w:val="00FD2CF7"/>
    <w:rsid w:val="00FD3A4F"/>
    <w:rsid w:val="00FD4884"/>
    <w:rsid w:val="00FD553A"/>
    <w:rsid w:val="00FD5A3B"/>
    <w:rsid w:val="00FE01C5"/>
    <w:rsid w:val="00FE115F"/>
    <w:rsid w:val="00FE220C"/>
    <w:rsid w:val="00FE22AF"/>
    <w:rsid w:val="00FE27AA"/>
    <w:rsid w:val="00FE2E12"/>
    <w:rsid w:val="00FE3059"/>
    <w:rsid w:val="00FE3790"/>
    <w:rsid w:val="00FE3B9A"/>
    <w:rsid w:val="00FE7233"/>
    <w:rsid w:val="00FE7D27"/>
    <w:rsid w:val="00FF19F5"/>
    <w:rsid w:val="00FF2B73"/>
    <w:rsid w:val="00FF2C6C"/>
    <w:rsid w:val="00FF307A"/>
    <w:rsid w:val="00FF5F3B"/>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Change w:id="0" w:author="Usuário do Microsoft Office" w:date="2018-11-20T18:59:00Z">
        <w:pPr>
          <w:keepNext/>
          <w:keepLines/>
          <w:numPr>
            <w:ilvl w:val="1"/>
            <w:numId w:val="8"/>
          </w:numPr>
          <w:spacing w:line="360" w:lineRule="auto"/>
          <w:ind w:left="576" w:hanging="576"/>
          <w:jc w:val="both"/>
          <w:outlineLvl w:val="1"/>
        </w:pPr>
      </w:pPrChange>
    </w:pPr>
    <w:rPr>
      <w:rFonts w:eastAsiaTheme="majorEastAsia" w:cstheme="majorBidi"/>
      <w:b/>
      <w:color w:val="000000" w:themeColor="text1"/>
      <w:szCs w:val="26"/>
      <w:rPrChange w:id="0" w:author="Usuário do Microsoft Office" w:date="2018-11-20T18:59:00Z">
        <w:rPr>
          <w:rFonts w:ascii="Arial" w:eastAsiaTheme="majorEastAsia" w:hAnsi="Arial" w:cstheme="majorBidi"/>
          <w:b/>
          <w:color w:val="000000" w:themeColor="text1"/>
          <w:sz w:val="24"/>
          <w:szCs w:val="26"/>
          <w:lang w:val="pt-BR" w:eastAsia="en-US" w:bidi="ar-SA"/>
        </w:rPr>
      </w:rPrChange>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3F0D3F"/>
    <w:pPr>
      <w:ind w:firstLine="709"/>
      <w:pPrChange w:id="1" w:author="Usuário do Microsoft Office" w:date="2018-11-20T17:49:00Z">
        <w:pPr>
          <w:spacing w:line="360" w:lineRule="auto"/>
          <w:ind w:firstLine="709"/>
          <w:jc w:val="both"/>
        </w:pPr>
      </w:pPrChange>
    </w:pPr>
    <w:rPr>
      <w:rFonts w:eastAsia="Arial Unicode MS" w:cs="Arial Unicode MS"/>
      <w:color w:val="000000" w:themeColor="text1"/>
      <w:u w:color="000000"/>
      <w:lang w:val="pt-PT"/>
      <w:rPrChange w:id="1" w:author="Usuário do Microsoft Office" w:date="2018-11-20T17:49:00Z">
        <w:rPr>
          <w:rFonts w:ascii="Arial" w:eastAsia="Arial Unicode MS" w:hAnsi="Arial" w:cs="Arial Unicode MS"/>
          <w:color w:val="000000" w:themeColor="text1"/>
          <w:sz w:val="24"/>
          <w:szCs w:val="24"/>
          <w:u w:color="000000"/>
          <w:lang w:val="pt-PT" w:eastAsia="en-US" w:bidi="ar-SA"/>
        </w:rPr>
      </w:rPrChange>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723529"/>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5C4698"/>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4.xml"/><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34" Type="http://schemas.microsoft.com/office/2016/09/relationships/commentsIds" Target="commentsIds.xml"/><Relationship Id="rId10" Type="http://schemas.openxmlformats.org/officeDocument/2006/relationships/header" Target="header2.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dialog" TargetMode="External"/><Relationship Id="rId4" Type="http://schemas.openxmlformats.org/officeDocument/2006/relationships/hyperlink" Target="https://t.me/botfather" TargetMode="External"/><Relationship Id="rId5" Type="http://schemas.openxmlformats.org/officeDocument/2006/relationships/hyperlink" Target="https://parse-dashboard.back4app.com/apps/%7Bapp-id%7D" TargetMode="External"/><Relationship Id="rId6" Type="http://schemas.openxmlformats.org/officeDocument/2006/relationships/hyperlink" Target="https://cloud.digitalocean.com/droplets/%7Bdroplet-id%7D" TargetMode="External"/><Relationship Id="rId7" Type="http://schemas.openxmlformats.org/officeDocument/2006/relationships/hyperlink" Target="https://dashboard.heroku.com/apps/%7Bapp-name%7D" TargetMode="External"/><Relationship Id="rId1" Type="http://schemas.openxmlformats.org/officeDocument/2006/relationships/hyperlink" Target="https://assistant-us-south.watsonplatform.net/us-south/%7Buser-id%7D/workspaces/%7Bworkspace-id%7D/build/intents" TargetMode="External"/><Relationship Id="rId2" Type="http://schemas.openxmlformats.org/officeDocument/2006/relationships/hyperlink" Target="https://assistant-us-south.watsonplatform.net/us-south/%7Buser-id%7D/workspaces/%7Bworkspace-id%7D/build/entities/us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3DB92E-BA4A-EF4B-A781-EB435661C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72</Pages>
  <Words>25534</Words>
  <Characters>137885</Characters>
  <Application>Microsoft Macintosh Word</Application>
  <DocSecurity>0</DocSecurity>
  <Lines>1149</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988</cp:revision>
  <dcterms:created xsi:type="dcterms:W3CDTF">2018-10-18T18:06:00Z</dcterms:created>
  <dcterms:modified xsi:type="dcterms:W3CDTF">2018-11-20T20:59:00Z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